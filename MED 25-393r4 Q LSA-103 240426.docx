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14020" w14:textId="77777777" w:rsidR="00DB2677" w:rsidRDefault="00DB2677" w:rsidP="00DB2677">
      <w:pPr>
        <w:pStyle w:val="Header"/>
        <w:tabs>
          <w:tab w:val="clear" w:pos="4320"/>
          <w:tab w:val="clear" w:pos="8640"/>
        </w:tabs>
        <w:jc w:val="both"/>
        <w:rPr>
          <w:b/>
          <w:bCs/>
          <w:sz w:val="22"/>
          <w:szCs w:val="22"/>
          <w:highlight w:val="lightGra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784"/>
      </w:tblGrid>
      <w:tr w:rsidR="00DB2677" w:rsidRPr="00452AE8" w14:paraId="72808B56" w14:textId="77777777" w:rsidTr="00676583">
        <w:tc>
          <w:tcPr>
            <w:tcW w:w="2122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0B85E205" w14:textId="77777777" w:rsidR="00DB2677" w:rsidRPr="00452AE8" w:rsidRDefault="00DB2677" w:rsidP="00676583">
            <w:pPr>
              <w:ind w:right="-6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52AE8">
              <w:rPr>
                <w:rFonts w:ascii="Calibri" w:hAnsi="Calibri" w:cs="Calibri"/>
                <w:b/>
                <w:bCs/>
                <w:sz w:val="22"/>
                <w:szCs w:val="22"/>
              </w:rPr>
              <w:t>SCOPE</w:t>
            </w:r>
          </w:p>
        </w:tc>
        <w:tc>
          <w:tcPr>
            <w:tcW w:w="77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A3C9DDA" w14:textId="77777777" w:rsidR="00DB2677" w:rsidRPr="00452AE8" w:rsidRDefault="00DB2677" w:rsidP="00676583">
            <w:pPr>
              <w:ind w:right="-6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DB2677" w:rsidRPr="00452AE8" w14:paraId="085C8239" w14:textId="77777777" w:rsidTr="00676583">
        <w:tc>
          <w:tcPr>
            <w:tcW w:w="2122" w:type="dxa"/>
            <w:vAlign w:val="center"/>
          </w:tcPr>
          <w:p w14:paraId="486E4599" w14:textId="77777777" w:rsidR="00DB2677" w:rsidRPr="00452AE8" w:rsidRDefault="00DB2677" w:rsidP="00676583">
            <w:pPr>
              <w:ind w:right="-6"/>
              <w:jc w:val="both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452AE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MED Stakeholder: </w:t>
            </w:r>
          </w:p>
        </w:tc>
        <w:tc>
          <w:tcPr>
            <w:tcW w:w="7784" w:type="dxa"/>
            <w:tcBorders>
              <w:top w:val="single" w:sz="4" w:space="0" w:color="auto"/>
            </w:tcBorders>
          </w:tcPr>
          <w:p w14:paraId="4970D307" w14:textId="5EBB0197" w:rsidR="00DB2677" w:rsidRPr="00452AE8" w:rsidRDefault="00DE41A2" w:rsidP="00D7493A">
            <w:pPr>
              <w:ind w:right="-6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LSA Convener</w:t>
            </w:r>
            <w:r w:rsidR="00C102FA">
              <w:rPr>
                <w:rFonts w:ascii="Calibri" w:hAnsi="Calibri" w:cs="Calibri"/>
                <w:sz w:val="22"/>
                <w:szCs w:val="22"/>
              </w:rPr>
              <w:t>/ DNV</w:t>
            </w:r>
          </w:p>
        </w:tc>
      </w:tr>
      <w:tr w:rsidR="00DB2677" w:rsidRPr="00452AE8" w14:paraId="02CBE04E" w14:textId="77777777" w:rsidTr="00676583">
        <w:tc>
          <w:tcPr>
            <w:tcW w:w="2122" w:type="dxa"/>
            <w:vAlign w:val="center"/>
          </w:tcPr>
          <w:p w14:paraId="5FFC6D8B" w14:textId="77777777" w:rsidR="00DB2677" w:rsidRPr="00452AE8" w:rsidRDefault="00DB2677" w:rsidP="00676583">
            <w:pPr>
              <w:overflowPunct/>
              <w:textAlignment w:val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452AE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MED Item:</w:t>
            </w:r>
          </w:p>
        </w:tc>
        <w:tc>
          <w:tcPr>
            <w:tcW w:w="7784" w:type="dxa"/>
          </w:tcPr>
          <w:p w14:paraId="7203471C" w14:textId="75DB6D6B" w:rsidR="00DB2677" w:rsidRPr="00DE41A2" w:rsidRDefault="00DE41A2" w:rsidP="00DE41A2">
            <w:pPr>
              <w:rPr>
                <w:rFonts w:ascii="Calibri" w:hAnsi="Calibri" w:cs="Calibri"/>
                <w:sz w:val="22"/>
                <w:szCs w:val="22"/>
              </w:rPr>
            </w:pPr>
            <w:r w:rsidRPr="00DE41A2">
              <w:rPr>
                <w:rFonts w:ascii="Calibri" w:hAnsi="Calibri" w:cs="Calibri"/>
                <w:sz w:val="22"/>
                <w:szCs w:val="22"/>
              </w:rPr>
              <w:t>Items MED/</w:t>
            </w:r>
            <w:proofErr w:type="gramStart"/>
            <w:r w:rsidRPr="00DE41A2">
              <w:rPr>
                <w:rFonts w:ascii="Calibri" w:hAnsi="Calibri" w:cs="Calibri"/>
                <w:sz w:val="22"/>
                <w:szCs w:val="22"/>
              </w:rPr>
              <w:t>1.</w:t>
            </w:r>
            <w:r w:rsidR="00290082">
              <w:rPr>
                <w:rFonts w:ascii="Calibri" w:hAnsi="Calibri" w:cs="Calibri"/>
                <w:sz w:val="22"/>
                <w:szCs w:val="22"/>
              </w:rPr>
              <w:t>xx</w:t>
            </w:r>
            <w:proofErr w:type="gramEnd"/>
            <w:r w:rsidR="00290082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DB2677" w:rsidRPr="00452AE8" w14:paraId="52C82767" w14:textId="77777777" w:rsidTr="00676583">
        <w:tc>
          <w:tcPr>
            <w:tcW w:w="2122" w:type="dxa"/>
            <w:vAlign w:val="center"/>
          </w:tcPr>
          <w:p w14:paraId="6268CFCC" w14:textId="77777777" w:rsidR="00DB2677" w:rsidRPr="00452AE8" w:rsidRDefault="00DB2677" w:rsidP="00676583">
            <w:pPr>
              <w:ind w:right="-6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452AE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Legal basis: </w:t>
            </w:r>
          </w:p>
        </w:tc>
        <w:tc>
          <w:tcPr>
            <w:tcW w:w="7784" w:type="dxa"/>
          </w:tcPr>
          <w:p w14:paraId="06D920B3" w14:textId="676E0760" w:rsidR="00DB2677" w:rsidRPr="00452AE8" w:rsidRDefault="00984211" w:rsidP="00676583">
            <w:pPr>
              <w:overflowPunct/>
              <w:textAlignment w:val="auto"/>
              <w:rPr>
                <w:rFonts w:ascii="Calibri" w:hAnsi="Calibri" w:cs="Calibri"/>
                <w:sz w:val="22"/>
                <w:szCs w:val="22"/>
              </w:rPr>
            </w:pPr>
            <w:r w:rsidRPr="00984211">
              <w:rPr>
                <w:rFonts w:ascii="Calibri" w:hAnsi="Calibri" w:cs="Calibri"/>
                <w:sz w:val="22"/>
                <w:szCs w:val="22"/>
              </w:rPr>
              <w:t>Directive 2014/90/EU (MED)</w:t>
            </w:r>
            <w:r w:rsidR="00992830">
              <w:rPr>
                <w:rFonts w:ascii="Calibri" w:hAnsi="Calibri" w:cs="Calibri"/>
                <w:sz w:val="22"/>
                <w:szCs w:val="22"/>
              </w:rPr>
              <w:t>; implementing r</w:t>
            </w:r>
            <w:r w:rsidR="002905AA">
              <w:rPr>
                <w:rFonts w:ascii="Calibri" w:hAnsi="Calibri" w:cs="Calibri"/>
                <w:sz w:val="22"/>
                <w:szCs w:val="22"/>
              </w:rPr>
              <w:t>egulations</w:t>
            </w:r>
            <w:r w:rsidR="002905AA" w:rsidRPr="002905A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290082">
              <w:rPr>
                <w:rFonts w:ascii="Calibri" w:hAnsi="Calibri" w:cs="Calibri"/>
                <w:sz w:val="22"/>
                <w:szCs w:val="22"/>
              </w:rPr>
              <w:t>2025/1533</w:t>
            </w:r>
          </w:p>
        </w:tc>
      </w:tr>
      <w:tr w:rsidR="00DB2677" w:rsidRPr="00452AE8" w14:paraId="4211868E" w14:textId="77777777" w:rsidTr="00676583">
        <w:tc>
          <w:tcPr>
            <w:tcW w:w="2122" w:type="dxa"/>
            <w:vAlign w:val="center"/>
          </w:tcPr>
          <w:p w14:paraId="639C72FB" w14:textId="77777777" w:rsidR="00DB2677" w:rsidRPr="00452AE8" w:rsidRDefault="00DB2677" w:rsidP="00676583">
            <w:pPr>
              <w:ind w:right="-6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52AE8">
              <w:rPr>
                <w:rFonts w:ascii="Calibri" w:hAnsi="Calibri" w:cs="Calibri"/>
                <w:b/>
                <w:bCs/>
                <w:sz w:val="22"/>
                <w:szCs w:val="22"/>
              </w:rPr>
              <w:t>Key words:</w:t>
            </w:r>
          </w:p>
        </w:tc>
        <w:tc>
          <w:tcPr>
            <w:tcW w:w="7784" w:type="dxa"/>
          </w:tcPr>
          <w:p w14:paraId="03F3FBDA" w14:textId="76EEF264" w:rsidR="00DB2677" w:rsidRPr="00452AE8" w:rsidRDefault="00BC52DF" w:rsidP="00676583">
            <w:pPr>
              <w:overflowPunct/>
              <w:textAlignment w:val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Life-saving appliances, </w:t>
            </w:r>
            <w:r w:rsidR="00290082" w:rsidRPr="00554561">
              <w:rPr>
                <w:color w:val="000000"/>
                <w:sz w:val="22"/>
                <w:szCs w:val="22"/>
              </w:rPr>
              <w:t>Retro-reflective material compatibility with the life-saving appliance</w:t>
            </w:r>
            <w:r w:rsidR="00290082">
              <w:rPr>
                <w:color w:val="000000"/>
                <w:sz w:val="22"/>
                <w:szCs w:val="22"/>
              </w:rPr>
              <w:t>.</w:t>
            </w:r>
          </w:p>
        </w:tc>
      </w:tr>
      <w:tr w:rsidR="00DB2677" w:rsidRPr="00452AE8" w14:paraId="72A59CB2" w14:textId="77777777" w:rsidTr="00676583">
        <w:tc>
          <w:tcPr>
            <w:tcW w:w="2122" w:type="dxa"/>
            <w:vAlign w:val="center"/>
          </w:tcPr>
          <w:p w14:paraId="3563BD71" w14:textId="77777777" w:rsidR="00DB2677" w:rsidRPr="00452AE8" w:rsidRDefault="00DB2677" w:rsidP="00676583">
            <w:pPr>
              <w:ind w:right="-6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Technical Standards</w:t>
            </w:r>
          </w:p>
        </w:tc>
        <w:tc>
          <w:tcPr>
            <w:tcW w:w="7784" w:type="dxa"/>
          </w:tcPr>
          <w:p w14:paraId="4E67794F" w14:textId="571A355E" w:rsidR="00DB2677" w:rsidRPr="00DE41A2" w:rsidRDefault="00290082" w:rsidP="007024C6">
            <w:pPr>
              <w:rPr>
                <w:sz w:val="22"/>
                <w:szCs w:val="22"/>
              </w:rPr>
            </w:pPr>
            <w:r w:rsidRPr="00554561">
              <w:rPr>
                <w:color w:val="000000"/>
                <w:sz w:val="22"/>
                <w:szCs w:val="22"/>
              </w:rPr>
              <w:t>IMO Res. MSC.481(102)</w:t>
            </w:r>
          </w:p>
        </w:tc>
      </w:tr>
      <w:tr w:rsidR="00DB2677" w:rsidRPr="00452AE8" w14:paraId="604E4F5E" w14:textId="77777777" w:rsidTr="00676583">
        <w:tc>
          <w:tcPr>
            <w:tcW w:w="2122" w:type="dxa"/>
            <w:vAlign w:val="center"/>
          </w:tcPr>
          <w:p w14:paraId="56794010" w14:textId="77777777" w:rsidR="00DB2677" w:rsidRDefault="00DB2677" w:rsidP="00676583">
            <w:pPr>
              <w:ind w:right="-6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Test Methods/Limits</w:t>
            </w:r>
          </w:p>
        </w:tc>
        <w:tc>
          <w:tcPr>
            <w:tcW w:w="7784" w:type="dxa"/>
          </w:tcPr>
          <w:p w14:paraId="049B9922" w14:textId="3701C539" w:rsidR="00DB2677" w:rsidRPr="00452AE8" w:rsidRDefault="00DB2677" w:rsidP="00676583">
            <w:pPr>
              <w:overflowPunct/>
              <w:textAlignment w:val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DB2677" w:rsidRPr="00452AE8" w14:paraId="31A1C07F" w14:textId="77777777" w:rsidTr="00676583">
        <w:tc>
          <w:tcPr>
            <w:tcW w:w="2122" w:type="dxa"/>
            <w:vAlign w:val="center"/>
          </w:tcPr>
          <w:p w14:paraId="3747B4D2" w14:textId="77777777" w:rsidR="00DB2677" w:rsidRDefault="00DB2677" w:rsidP="00676583">
            <w:pPr>
              <w:ind w:right="-6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Acceptance criteria</w:t>
            </w:r>
          </w:p>
        </w:tc>
        <w:tc>
          <w:tcPr>
            <w:tcW w:w="7784" w:type="dxa"/>
          </w:tcPr>
          <w:p w14:paraId="54F0B6CD" w14:textId="76AA5BCD" w:rsidR="00DB2677" w:rsidRDefault="00DE41A2" w:rsidP="00676583">
            <w:pPr>
              <w:overflowPunct/>
              <w:textAlignment w:val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Recommended</w:t>
            </w:r>
          </w:p>
        </w:tc>
      </w:tr>
    </w:tbl>
    <w:p w14:paraId="540C6412" w14:textId="77777777" w:rsidR="00DB2677" w:rsidRDefault="00DB2677" w:rsidP="00DB2677">
      <w:pPr>
        <w:pStyle w:val="Header"/>
        <w:tabs>
          <w:tab w:val="clear" w:pos="4320"/>
          <w:tab w:val="clear" w:pos="8640"/>
        </w:tabs>
        <w:jc w:val="both"/>
        <w:rPr>
          <w:b/>
          <w:bCs/>
          <w:sz w:val="22"/>
          <w:szCs w:val="22"/>
          <w:highlight w:val="lightGray"/>
        </w:rPr>
      </w:pPr>
    </w:p>
    <w:p w14:paraId="7A67D8F5" w14:textId="77777777" w:rsidR="00DB2677" w:rsidRPr="0063248B" w:rsidRDefault="00DB2677" w:rsidP="00DB2677">
      <w:pPr>
        <w:pStyle w:val="Header"/>
        <w:tabs>
          <w:tab w:val="clear" w:pos="4320"/>
          <w:tab w:val="clear" w:pos="8640"/>
        </w:tabs>
        <w:jc w:val="both"/>
        <w:rPr>
          <w:b/>
          <w:bCs/>
          <w:sz w:val="22"/>
          <w:szCs w:val="22"/>
        </w:rPr>
      </w:pPr>
      <w:r w:rsidRPr="00A041EB">
        <w:rPr>
          <w:b/>
          <w:bCs/>
          <w:sz w:val="22"/>
          <w:szCs w:val="22"/>
          <w:highlight w:val="lightGray"/>
        </w:rPr>
        <w:t>Question:</w:t>
      </w:r>
    </w:p>
    <w:p w14:paraId="411AF53A" w14:textId="6E4F90B8" w:rsidR="00290082" w:rsidRPr="00554561" w:rsidRDefault="00290082" w:rsidP="00290082">
      <w:pPr>
        <w:jc w:val="both"/>
        <w:rPr>
          <w:sz w:val="22"/>
          <w:szCs w:val="22"/>
        </w:rPr>
      </w:pPr>
      <w:r w:rsidRPr="00554561">
        <w:rPr>
          <w:sz w:val="22"/>
          <w:szCs w:val="22"/>
        </w:rPr>
        <w:t xml:space="preserve">Should we clearly </w:t>
      </w:r>
      <w:r>
        <w:rPr>
          <w:sz w:val="22"/>
          <w:szCs w:val="22"/>
        </w:rPr>
        <w:t>indicate</w:t>
      </w:r>
      <w:r w:rsidRPr="00554561">
        <w:rPr>
          <w:sz w:val="22"/>
          <w:szCs w:val="22"/>
        </w:rPr>
        <w:t xml:space="preserve"> </w:t>
      </w:r>
      <w:r w:rsidRPr="001032D5">
        <w:rPr>
          <w:sz w:val="22"/>
          <w:szCs w:val="22"/>
        </w:rPr>
        <w:t>in the Type Examination Certificate (module B)</w:t>
      </w:r>
      <w:r>
        <w:rPr>
          <w:sz w:val="22"/>
          <w:szCs w:val="22"/>
        </w:rPr>
        <w:t xml:space="preserve"> of retro-reflective materials </w:t>
      </w:r>
      <w:r w:rsidRPr="00554561">
        <w:rPr>
          <w:sz w:val="22"/>
          <w:szCs w:val="22"/>
        </w:rPr>
        <w:t>the types of retro-reflective materials as defined in Annex 2 of the IMO resolution Res.481(102)</w:t>
      </w:r>
      <w:ins w:id="1" w:author="Thomas DURR" w:date="2026-04-22T18:30:00Z" w16du:dateUtc="2026-04-22T16:30:00Z">
        <w:r w:rsidR="00B95C7E">
          <w:rPr>
            <w:sz w:val="22"/>
            <w:szCs w:val="22"/>
          </w:rPr>
          <w:t>?</w:t>
        </w:r>
      </w:ins>
      <w:del w:id="2" w:author="Thomas DURR" w:date="2026-04-22T18:30:00Z" w16du:dateUtc="2026-04-22T16:30:00Z">
        <w:r w:rsidRPr="00554561" w:rsidDel="00B95C7E">
          <w:rPr>
            <w:sz w:val="22"/>
            <w:szCs w:val="22"/>
          </w:rPr>
          <w:delText xml:space="preserve"> and in case of adhesive retro-reflective materials, the successfully tested surfaces? </w:delText>
        </w:r>
      </w:del>
    </w:p>
    <w:p w14:paraId="4995447D" w14:textId="77777777" w:rsidR="00FC013B" w:rsidRDefault="00FC013B" w:rsidP="00C05252">
      <w:pPr>
        <w:pStyle w:val="Header"/>
        <w:jc w:val="both"/>
        <w:rPr>
          <w:sz w:val="22"/>
          <w:szCs w:val="22"/>
        </w:rPr>
      </w:pPr>
    </w:p>
    <w:p w14:paraId="16F3415F" w14:textId="77777777" w:rsidR="00DB2677" w:rsidRDefault="00DB2677" w:rsidP="00DB2677">
      <w:pPr>
        <w:pStyle w:val="Header"/>
        <w:tabs>
          <w:tab w:val="clear" w:pos="4320"/>
          <w:tab w:val="clear" w:pos="8640"/>
        </w:tabs>
        <w:jc w:val="both"/>
        <w:rPr>
          <w:b/>
          <w:bCs/>
          <w:sz w:val="22"/>
          <w:szCs w:val="22"/>
        </w:rPr>
      </w:pPr>
      <w:r w:rsidRPr="002651C2">
        <w:rPr>
          <w:b/>
          <w:bCs/>
          <w:sz w:val="22"/>
          <w:szCs w:val="22"/>
          <w:highlight w:val="lightGray"/>
        </w:rPr>
        <w:t>Background</w:t>
      </w:r>
    </w:p>
    <w:p w14:paraId="779437A4" w14:textId="77777777" w:rsidR="00290082" w:rsidRPr="00554561" w:rsidRDefault="00290082" w:rsidP="00290082">
      <w:pPr>
        <w:jc w:val="both"/>
        <w:rPr>
          <w:sz w:val="22"/>
          <w:szCs w:val="22"/>
          <w:lang w:val="en-US"/>
        </w:rPr>
      </w:pPr>
      <w:r w:rsidRPr="00554561">
        <w:rPr>
          <w:sz w:val="22"/>
          <w:szCs w:val="22"/>
          <w:lang w:val="en-US"/>
        </w:rPr>
        <w:t>The IMO resolution MSC.481(102) includes in its Annex 2 the technical specifications for retro-reflective materials. This annex clearly defines two types of retro-reflective materials based on their outdoor exposure:</w:t>
      </w:r>
    </w:p>
    <w:p w14:paraId="0C2796CD" w14:textId="77777777" w:rsidR="00290082" w:rsidRPr="00554561" w:rsidRDefault="00290082" w:rsidP="00290082">
      <w:pPr>
        <w:numPr>
          <w:ilvl w:val="0"/>
          <w:numId w:val="17"/>
        </w:numPr>
        <w:jc w:val="both"/>
        <w:rPr>
          <w:sz w:val="22"/>
          <w:szCs w:val="22"/>
          <w:lang w:val="en-US"/>
        </w:rPr>
      </w:pPr>
      <w:r w:rsidRPr="00554561">
        <w:rPr>
          <w:b/>
          <w:bCs/>
          <w:sz w:val="22"/>
          <w:szCs w:val="22"/>
          <w:lang w:val="en-US"/>
        </w:rPr>
        <w:t>Type I:</w:t>
      </w:r>
      <w:r w:rsidRPr="00554561">
        <w:rPr>
          <w:sz w:val="22"/>
          <w:szCs w:val="22"/>
          <w:lang w:val="en-US"/>
        </w:rPr>
        <w:t> Flexible materials not for continuous outdoor exposure</w:t>
      </w:r>
    </w:p>
    <w:p w14:paraId="65D0F2A3" w14:textId="77777777" w:rsidR="00290082" w:rsidRPr="00554561" w:rsidRDefault="00290082" w:rsidP="00290082">
      <w:pPr>
        <w:numPr>
          <w:ilvl w:val="0"/>
          <w:numId w:val="17"/>
        </w:numPr>
        <w:jc w:val="both"/>
        <w:rPr>
          <w:sz w:val="22"/>
          <w:szCs w:val="22"/>
          <w:lang w:val="en-US"/>
        </w:rPr>
      </w:pPr>
      <w:r w:rsidRPr="00554561">
        <w:rPr>
          <w:b/>
          <w:bCs/>
          <w:sz w:val="22"/>
          <w:szCs w:val="22"/>
          <w:lang w:val="en-US"/>
        </w:rPr>
        <w:t>Type II:</w:t>
      </w:r>
      <w:r w:rsidRPr="00554561">
        <w:rPr>
          <w:sz w:val="22"/>
          <w:szCs w:val="22"/>
          <w:lang w:val="en-US"/>
        </w:rPr>
        <w:t> Highly weather-resistant materials for continuous outdoor exposure</w:t>
      </w:r>
    </w:p>
    <w:p w14:paraId="1BF951F3" w14:textId="77777777" w:rsidR="00290082" w:rsidRPr="00554561" w:rsidRDefault="00290082" w:rsidP="00290082">
      <w:pPr>
        <w:jc w:val="both"/>
        <w:rPr>
          <w:strike/>
          <w:sz w:val="22"/>
          <w:szCs w:val="22"/>
        </w:rPr>
      </w:pPr>
    </w:p>
    <w:p w14:paraId="46C99EFC" w14:textId="4EE9F89F" w:rsidR="00290082" w:rsidRPr="00554561" w:rsidDel="00EE65D8" w:rsidRDefault="00290082" w:rsidP="00290082">
      <w:pPr>
        <w:jc w:val="both"/>
        <w:rPr>
          <w:del w:id="3" w:author="Thomas DURR" w:date="2026-04-22T18:30:00Z" w16du:dateUtc="2026-04-22T16:30:00Z"/>
          <w:sz w:val="22"/>
          <w:szCs w:val="22"/>
          <w:lang w:val="en-US"/>
        </w:rPr>
      </w:pPr>
      <w:del w:id="4" w:author="Thomas DURR" w:date="2026-04-22T18:30:00Z" w16du:dateUtc="2026-04-22T16:30:00Z">
        <w:r w:rsidRPr="00554561" w:rsidDel="00EE65D8">
          <w:rPr>
            <w:sz w:val="22"/>
            <w:szCs w:val="22"/>
            <w:lang w:val="en-US"/>
          </w:rPr>
          <w:delText>For materials with an adhesive-backed surface, an adhesive strength test should be performed</w:delText>
        </w:r>
        <w:r w:rsidDel="00EE65D8">
          <w:rPr>
            <w:sz w:val="22"/>
            <w:szCs w:val="22"/>
            <w:lang w:val="en-US"/>
          </w:rPr>
          <w:delText xml:space="preserve"> (paragraph 3.6 and 4.6)</w:delText>
        </w:r>
        <w:r w:rsidRPr="00554561" w:rsidDel="00EE65D8">
          <w:rPr>
            <w:sz w:val="22"/>
            <w:szCs w:val="22"/>
            <w:lang w:val="en-US"/>
          </w:rPr>
          <w:delText>. This test helps demonstrate compatibility with various surfaces</w:delText>
        </w:r>
        <w:r w:rsidDel="00EE65D8">
          <w:rPr>
            <w:sz w:val="22"/>
            <w:szCs w:val="22"/>
            <w:lang w:val="en-US"/>
          </w:rPr>
          <w:delText xml:space="preserve"> and is required to be done </w:delText>
        </w:r>
        <w:r w:rsidRPr="004B6AC3" w:rsidDel="00EE65D8">
          <w:rPr>
            <w:i/>
            <w:iCs/>
            <w:sz w:val="22"/>
            <w:szCs w:val="22"/>
            <w:lang w:val="en-US"/>
          </w:rPr>
          <w:delText>“for each type of  surface to which the material is to be applied”</w:delText>
        </w:r>
        <w:r w:rsidDel="00EE65D8">
          <w:rPr>
            <w:i/>
            <w:iCs/>
            <w:sz w:val="22"/>
            <w:szCs w:val="22"/>
            <w:lang w:val="en-US"/>
          </w:rPr>
          <w:delText xml:space="preserve"> </w:delText>
        </w:r>
        <w:r w:rsidDel="00EE65D8">
          <w:rPr>
            <w:sz w:val="22"/>
            <w:szCs w:val="22"/>
            <w:lang w:val="en-US"/>
          </w:rPr>
          <w:delText>(4.6)</w:delText>
        </w:r>
        <w:r w:rsidRPr="00554561" w:rsidDel="00EE65D8">
          <w:rPr>
            <w:sz w:val="22"/>
            <w:szCs w:val="22"/>
            <w:lang w:val="en-US"/>
          </w:rPr>
          <w:delText>. Listing all successfully tested surfaces will significantly aid life-saving appliance manufacturers in selecting the correct material for their specific appliance.</w:delText>
        </w:r>
      </w:del>
    </w:p>
    <w:p w14:paraId="3FE4FCDE" w14:textId="77777777" w:rsidR="00290082" w:rsidRPr="00554561" w:rsidRDefault="00290082" w:rsidP="00290082">
      <w:pPr>
        <w:jc w:val="both"/>
        <w:rPr>
          <w:strike/>
          <w:sz w:val="22"/>
          <w:szCs w:val="22"/>
          <w:lang w:val="en-US"/>
        </w:rPr>
      </w:pPr>
    </w:p>
    <w:p w14:paraId="4EC5A9E3" w14:textId="0CF7031C" w:rsidR="00290082" w:rsidRPr="00554561" w:rsidRDefault="00290082" w:rsidP="00290082">
      <w:pPr>
        <w:jc w:val="both"/>
        <w:rPr>
          <w:sz w:val="22"/>
          <w:szCs w:val="22"/>
        </w:rPr>
      </w:pPr>
      <w:r w:rsidRPr="00554561">
        <w:rPr>
          <w:sz w:val="22"/>
          <w:szCs w:val="22"/>
        </w:rPr>
        <w:t>The lack of information in the Type Examination Certificate (module B) could be misleading for the manufacturer on the selection of the appropriate retro-reflective material</w:t>
      </w:r>
      <w:ins w:id="5" w:author="Thomas DURR" w:date="2026-04-22T18:30:00Z" w16du:dateUtc="2026-04-22T16:30:00Z">
        <w:r w:rsidR="00EE65D8">
          <w:rPr>
            <w:sz w:val="22"/>
            <w:szCs w:val="22"/>
          </w:rPr>
          <w:t>.</w:t>
        </w:r>
      </w:ins>
      <w:del w:id="6" w:author="Thomas DURR" w:date="2026-04-22T18:30:00Z" w16du:dateUtc="2026-04-22T16:30:00Z">
        <w:r w:rsidRPr="00554561" w:rsidDel="00EE65D8">
          <w:rPr>
            <w:sz w:val="22"/>
            <w:szCs w:val="22"/>
          </w:rPr>
          <w:delText xml:space="preserve"> (type and compatible surface).</w:delText>
        </w:r>
      </w:del>
    </w:p>
    <w:p w14:paraId="1013501F" w14:textId="77777777" w:rsidR="00290082" w:rsidRPr="00554561" w:rsidRDefault="00290082" w:rsidP="00290082">
      <w:pPr>
        <w:jc w:val="both"/>
        <w:rPr>
          <w:strike/>
          <w:sz w:val="22"/>
          <w:szCs w:val="22"/>
        </w:rPr>
      </w:pPr>
    </w:p>
    <w:p w14:paraId="4373C2DB" w14:textId="77777777" w:rsidR="00C87D1B" w:rsidRDefault="00C87D1B" w:rsidP="00DB2677">
      <w:pPr>
        <w:tabs>
          <w:tab w:val="left" w:pos="1843"/>
          <w:tab w:val="right" w:leader="underscore" w:pos="9639"/>
        </w:tabs>
        <w:ind w:left="1843" w:hanging="1843"/>
        <w:jc w:val="both"/>
        <w:rPr>
          <w:b/>
          <w:bCs/>
          <w:sz w:val="22"/>
          <w:szCs w:val="22"/>
          <w:highlight w:val="lightGray"/>
        </w:rPr>
      </w:pPr>
    </w:p>
    <w:p w14:paraId="7C30611D" w14:textId="49B51858" w:rsidR="00DB2677" w:rsidRDefault="00DB2677" w:rsidP="00DB2677">
      <w:pPr>
        <w:tabs>
          <w:tab w:val="left" w:pos="1843"/>
          <w:tab w:val="right" w:leader="underscore" w:pos="9639"/>
        </w:tabs>
        <w:ind w:left="1843" w:hanging="1843"/>
        <w:jc w:val="both"/>
        <w:rPr>
          <w:sz w:val="22"/>
          <w:szCs w:val="22"/>
        </w:rPr>
      </w:pPr>
      <w:r w:rsidRPr="00A041EB">
        <w:rPr>
          <w:b/>
          <w:bCs/>
          <w:sz w:val="22"/>
          <w:szCs w:val="22"/>
          <w:highlight w:val="lightGray"/>
        </w:rPr>
        <w:t>Recommendation</w:t>
      </w:r>
      <w:r w:rsidRPr="00A041EB">
        <w:rPr>
          <w:sz w:val="22"/>
          <w:szCs w:val="22"/>
          <w:highlight w:val="lightGray"/>
        </w:rPr>
        <w:t>:</w:t>
      </w:r>
    </w:p>
    <w:p w14:paraId="733DD18B" w14:textId="701DFD93" w:rsidR="00290082" w:rsidRPr="00554561" w:rsidDel="00EE65D8" w:rsidRDefault="00290082" w:rsidP="00290082">
      <w:pPr>
        <w:jc w:val="both"/>
        <w:rPr>
          <w:del w:id="7" w:author="Thomas DURR" w:date="2026-04-22T18:31:00Z" w16du:dateUtc="2026-04-22T16:31:00Z"/>
          <w:sz w:val="22"/>
          <w:szCs w:val="22"/>
        </w:rPr>
      </w:pPr>
      <w:del w:id="8" w:author="Thomas DURR" w:date="2026-04-22T18:31:00Z" w16du:dateUtc="2026-04-22T16:31:00Z">
        <w:r w:rsidRPr="00554561" w:rsidDel="00EE65D8">
          <w:rPr>
            <w:sz w:val="22"/>
            <w:szCs w:val="22"/>
          </w:rPr>
          <w:delText>The clear distinction of the type of retro-reflective material on the Type Examination Certificate with the indication of tested surface in case of adhesive retro-reflective materials will facilitate the use of the appropriate type of retro-reflective material for life-saving appliances.</w:delText>
        </w:r>
      </w:del>
    </w:p>
    <w:p w14:paraId="259CB304" w14:textId="77777777" w:rsidR="00290082" w:rsidRPr="00554561" w:rsidRDefault="00290082" w:rsidP="00290082">
      <w:pPr>
        <w:jc w:val="both"/>
        <w:rPr>
          <w:sz w:val="22"/>
          <w:szCs w:val="22"/>
        </w:rPr>
      </w:pPr>
    </w:p>
    <w:p w14:paraId="078C5B20" w14:textId="12C5F2A6" w:rsidR="00290082" w:rsidRPr="00554561" w:rsidRDefault="00290082" w:rsidP="00290082">
      <w:pPr>
        <w:jc w:val="both"/>
        <w:rPr>
          <w:sz w:val="22"/>
          <w:szCs w:val="22"/>
        </w:rPr>
      </w:pPr>
      <w:r w:rsidRPr="00554561">
        <w:rPr>
          <w:sz w:val="22"/>
          <w:szCs w:val="22"/>
        </w:rPr>
        <w:t xml:space="preserve">The types of retro-reflective materials as defined in Annex 2 of the IMO resolution Res.481(102) should be clearly indicated on the Type Examination Certificate. </w:t>
      </w:r>
      <w:del w:id="9" w:author="Thomas DURR" w:date="2026-04-22T18:31:00Z" w16du:dateUtc="2026-04-22T16:31:00Z">
        <w:r w:rsidRPr="00554561" w:rsidDel="00EE65D8">
          <w:rPr>
            <w:sz w:val="22"/>
            <w:szCs w:val="22"/>
          </w:rPr>
          <w:delText>In case of adhesive retro-reflective materials, the successfully tested surface(s) shall be clearly indicated i</w:delText>
        </w:r>
        <w:r w:rsidDel="00EE65D8">
          <w:rPr>
            <w:sz w:val="22"/>
            <w:szCs w:val="22"/>
          </w:rPr>
          <w:delText>n the certificate</w:delText>
        </w:r>
        <w:r w:rsidRPr="00554561" w:rsidDel="00EE65D8">
          <w:rPr>
            <w:sz w:val="22"/>
            <w:szCs w:val="22"/>
          </w:rPr>
          <w:delText>.</w:delText>
        </w:r>
      </w:del>
    </w:p>
    <w:p w14:paraId="2E9096B8" w14:textId="77777777" w:rsidR="00290082" w:rsidRPr="00554561" w:rsidRDefault="00290082" w:rsidP="00290082">
      <w:pPr>
        <w:jc w:val="both"/>
        <w:rPr>
          <w:sz w:val="22"/>
          <w:szCs w:val="22"/>
        </w:rPr>
      </w:pPr>
    </w:p>
    <w:p w14:paraId="7BF2DE3E" w14:textId="06950A13" w:rsidR="00290082" w:rsidRPr="00554561" w:rsidDel="00EE65D8" w:rsidRDefault="00290082" w:rsidP="00290082">
      <w:pPr>
        <w:jc w:val="both"/>
        <w:rPr>
          <w:del w:id="10" w:author="Thomas DURR" w:date="2026-04-22T18:31:00Z" w16du:dateUtc="2026-04-22T16:31:00Z"/>
          <w:sz w:val="22"/>
          <w:szCs w:val="22"/>
        </w:rPr>
      </w:pPr>
      <w:del w:id="11" w:author="Thomas DURR" w:date="2026-04-22T18:31:00Z" w16du:dateUtc="2026-04-22T16:31:00Z">
        <w:r w:rsidRPr="00554561" w:rsidDel="00EE65D8">
          <w:rPr>
            <w:sz w:val="22"/>
            <w:szCs w:val="22"/>
          </w:rPr>
          <w:delText xml:space="preserve">In case primer needs to be used to successfully pass the adhesive, the dedicated instruction should be indicated within the </w:delText>
        </w:r>
      </w:del>
      <w:del w:id="12" w:author="Thomas DURR" w:date="2026-04-09T10:51:00Z" w16du:dateUtc="2026-04-09T08:51:00Z">
        <w:r w:rsidRPr="00554561" w:rsidDel="002F551D">
          <w:rPr>
            <w:sz w:val="22"/>
            <w:szCs w:val="22"/>
          </w:rPr>
          <w:delText>technical documentation</w:delText>
        </w:r>
      </w:del>
      <w:del w:id="13" w:author="Thomas DURR" w:date="2026-04-22T18:31:00Z" w16du:dateUtc="2026-04-22T16:31:00Z">
        <w:r w:rsidRPr="00554561" w:rsidDel="00EE65D8">
          <w:rPr>
            <w:sz w:val="22"/>
            <w:szCs w:val="22"/>
          </w:rPr>
          <w:delText xml:space="preserve"> reviewed.</w:delText>
        </w:r>
      </w:del>
    </w:p>
    <w:p w14:paraId="6914DB18" w14:textId="2B17A1FE" w:rsidR="00B23F13" w:rsidRPr="00290082" w:rsidRDefault="00B23F13" w:rsidP="00B23F13">
      <w:pPr>
        <w:overflowPunct/>
        <w:rPr>
          <w:bCs/>
          <w:sz w:val="22"/>
          <w:szCs w:val="22"/>
        </w:rPr>
      </w:pPr>
    </w:p>
    <w:sectPr w:rsidR="00B23F13" w:rsidRPr="00290082" w:rsidSect="00A63768">
      <w:headerReference w:type="default" r:id="rId9"/>
      <w:footerReference w:type="default" r:id="rId10"/>
      <w:pgSz w:w="11907" w:h="16839" w:code="9"/>
      <w:pgMar w:top="1417" w:right="851" w:bottom="839" w:left="1140" w:header="454" w:footer="735" w:gutter="0"/>
      <w:paperSrc w:first="15" w:other="15"/>
      <w:cols w:space="720"/>
      <w:rtlGutter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0BB7A" w14:textId="77777777" w:rsidR="00C50B07" w:rsidRDefault="00C50B07">
      <w:r>
        <w:separator/>
      </w:r>
    </w:p>
  </w:endnote>
  <w:endnote w:type="continuationSeparator" w:id="0">
    <w:p w14:paraId="436A5345" w14:textId="77777777" w:rsidR="00C50B07" w:rsidRDefault="00C50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bertus Xb (W1)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A86BD" w14:textId="77777777" w:rsidR="00255CD5" w:rsidRDefault="00255CD5" w:rsidP="00255CD5">
    <w:pPr>
      <w:pStyle w:val="Footer"/>
      <w:tabs>
        <w:tab w:val="left" w:pos="7217"/>
        <w:tab w:val="right" w:pos="9916"/>
      </w:tabs>
      <w:rPr>
        <w:sz w:val="16"/>
        <w:szCs w:val="16"/>
        <w:lang w:val="pt-PT"/>
      </w:rPr>
    </w:pPr>
    <w:r>
      <w:rPr>
        <w:sz w:val="16"/>
        <w:szCs w:val="16"/>
        <w:lang w:val="pt-PT"/>
      </w:rPr>
      <w:tab/>
    </w:r>
    <w:r>
      <w:rPr>
        <w:sz w:val="16"/>
        <w:szCs w:val="16"/>
        <w:lang w:val="pt-PT"/>
      </w:rPr>
      <w:tab/>
    </w:r>
  </w:p>
  <w:p w14:paraId="4E3FFCBE" w14:textId="77777777" w:rsidR="00255CD5" w:rsidRPr="002914FB" w:rsidRDefault="00255CD5" w:rsidP="00255CD5">
    <w:pPr>
      <w:pStyle w:val="Footer"/>
      <w:jc w:val="center"/>
      <w:rPr>
        <w:b/>
        <w:bCs/>
        <w:lang w:val="pt-PT"/>
      </w:rPr>
    </w:pPr>
    <w:r>
      <w:rPr>
        <w:noProof/>
        <w:sz w:val="16"/>
        <w:szCs w:val="16"/>
        <w:lang w:val="de-DE"/>
      </w:rPr>
      <w:drawing>
        <wp:inline distT="0" distB="0" distL="0" distR="0" wp14:anchorId="4DC6A821" wp14:editId="592CDF11">
          <wp:extent cx="6267450" cy="1206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67450" cy="12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7CFD713" w14:textId="77777777" w:rsidR="00255CD5" w:rsidRDefault="00255CD5" w:rsidP="00255CD5">
    <w:pPr>
      <w:pStyle w:val="Footer"/>
      <w:jc w:val="right"/>
      <w:rPr>
        <w:sz w:val="16"/>
        <w:szCs w:val="16"/>
        <w:lang w:val="pt-PT"/>
      </w:rPr>
    </w:pPr>
  </w:p>
  <w:p w14:paraId="4B7AA368" w14:textId="77777777" w:rsidR="00255CD5" w:rsidRPr="00C02CD8" w:rsidRDefault="00255CD5" w:rsidP="00255CD5">
    <w:pPr>
      <w:pStyle w:val="Footer"/>
      <w:jc w:val="right"/>
      <w:rPr>
        <w:sz w:val="16"/>
        <w:szCs w:val="16"/>
        <w:lang w:val="pt-PT"/>
      </w:rPr>
    </w:pPr>
    <w:r>
      <w:rPr>
        <w:noProof/>
        <w:sz w:val="16"/>
        <w:szCs w:val="16"/>
        <w:lang w:val="de-DE"/>
      </w:rPr>
      <w:drawing>
        <wp:anchor distT="0" distB="0" distL="114300" distR="114300" simplePos="0" relativeHeight="251657216" behindDoc="0" locked="0" layoutInCell="1" allowOverlap="1" wp14:anchorId="29766A4A" wp14:editId="3ED86DED">
          <wp:simplePos x="0" y="0"/>
          <wp:positionH relativeFrom="column">
            <wp:posOffset>-57150</wp:posOffset>
          </wp:positionH>
          <wp:positionV relativeFrom="paragraph">
            <wp:posOffset>46355</wp:posOffset>
          </wp:positionV>
          <wp:extent cx="1932305" cy="59118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2305" cy="591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02CD8">
      <w:rPr>
        <w:sz w:val="16"/>
        <w:szCs w:val="16"/>
        <w:lang w:val="pt-PT"/>
      </w:rPr>
      <w:t>med@emsa.europa.eu</w:t>
    </w:r>
  </w:p>
  <w:p w14:paraId="3ADBACC4" w14:textId="77777777" w:rsidR="00255CD5" w:rsidRPr="00C02CD8" w:rsidRDefault="00255CD5" w:rsidP="00255CD5">
    <w:pPr>
      <w:pStyle w:val="Footer"/>
      <w:jc w:val="right"/>
      <w:rPr>
        <w:sz w:val="16"/>
        <w:szCs w:val="16"/>
        <w:lang w:val="pt-PT"/>
      </w:rPr>
    </w:pPr>
    <w:r w:rsidRPr="00C02CD8">
      <w:rPr>
        <w:sz w:val="16"/>
        <w:szCs w:val="16"/>
        <w:lang w:val="pt-PT"/>
      </w:rPr>
      <w:t xml:space="preserve">EMSA, Praça Europa 4, 1249-206 </w:t>
    </w:r>
    <w:proofErr w:type="spellStart"/>
    <w:r w:rsidRPr="00C02CD8">
      <w:rPr>
        <w:sz w:val="16"/>
        <w:szCs w:val="16"/>
        <w:lang w:val="pt-PT"/>
      </w:rPr>
      <w:t>Lisbon</w:t>
    </w:r>
    <w:proofErr w:type="spellEnd"/>
    <w:r w:rsidRPr="00C02CD8">
      <w:rPr>
        <w:sz w:val="16"/>
        <w:szCs w:val="16"/>
        <w:lang w:val="pt-PT"/>
      </w:rPr>
      <w:t xml:space="preserve">, Portugal </w:t>
    </w:r>
  </w:p>
  <w:p w14:paraId="187FA8D5" w14:textId="77777777" w:rsidR="00255CD5" w:rsidRPr="00C02CD8" w:rsidRDefault="00255CD5" w:rsidP="00255CD5">
    <w:pPr>
      <w:pStyle w:val="Footer"/>
      <w:jc w:val="right"/>
      <w:rPr>
        <w:sz w:val="16"/>
        <w:szCs w:val="16"/>
        <w:lang w:val="pt-PT"/>
      </w:rPr>
    </w:pPr>
    <w:r w:rsidRPr="00C02CD8">
      <w:rPr>
        <w:sz w:val="16"/>
        <w:szCs w:val="16"/>
        <w:lang w:val="pt-PT"/>
      </w:rPr>
      <w:t>emsa.europa.eu</w:t>
    </w:r>
  </w:p>
  <w:p w14:paraId="747CADBF" w14:textId="77777777" w:rsidR="00491132" w:rsidRPr="00255CD5" w:rsidRDefault="00491132" w:rsidP="00255CD5">
    <w:pPr>
      <w:pStyle w:val="Footer"/>
      <w:rPr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E4CE8" w14:textId="77777777" w:rsidR="00C50B07" w:rsidRDefault="00C50B07">
      <w:bookmarkStart w:id="0" w:name="_Hlk44490043"/>
      <w:bookmarkEnd w:id="0"/>
      <w:r>
        <w:separator/>
      </w:r>
    </w:p>
  </w:footnote>
  <w:footnote w:type="continuationSeparator" w:id="0">
    <w:p w14:paraId="0BB24593" w14:textId="77777777" w:rsidR="00C50B07" w:rsidRDefault="00C50B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jc w:val="center"/>
      <w:tblBorders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529"/>
      <w:gridCol w:w="2434"/>
      <w:gridCol w:w="2811"/>
      <w:gridCol w:w="1015"/>
      <w:gridCol w:w="1134"/>
    </w:tblGrid>
    <w:tr w:rsidR="00FE64CA" w:rsidRPr="002A77C8" w14:paraId="63E264AB" w14:textId="77777777" w:rsidTr="008C09E8">
      <w:trPr>
        <w:trHeight w:val="510"/>
        <w:jc w:val="center"/>
      </w:trPr>
      <w:tc>
        <w:tcPr>
          <w:tcW w:w="2529" w:type="dxa"/>
          <w:vMerge w:val="restart"/>
          <w:tcBorders>
            <w:top w:val="double" w:sz="6" w:space="0" w:color="auto"/>
          </w:tcBorders>
          <w:vAlign w:val="center"/>
        </w:tcPr>
        <w:p w14:paraId="0D53A232" w14:textId="3554EB61" w:rsidR="00DB2677" w:rsidRPr="008C09E8" w:rsidRDefault="001F6690" w:rsidP="000C6E73">
          <w:pPr>
            <w:tabs>
              <w:tab w:val="center" w:pos="4320"/>
              <w:tab w:val="right" w:pos="8640"/>
            </w:tabs>
            <w:jc w:val="center"/>
            <w:rPr>
              <w:rFonts w:asciiTheme="minorHAnsi" w:eastAsia="MS Gothic" w:hAnsiTheme="minorHAnsi"/>
              <w:b/>
              <w:bCs/>
              <w:sz w:val="96"/>
              <w:szCs w:val="96"/>
              <w:highlight w:val="green"/>
            </w:rPr>
          </w:pPr>
          <w:r w:rsidRPr="001F6690">
            <w:rPr>
              <w:rFonts w:asciiTheme="minorHAnsi" w:eastAsia="MS Gothic" w:hAnsiTheme="minorHAnsi"/>
              <w:b/>
              <w:bCs/>
              <w:sz w:val="96"/>
              <w:szCs w:val="96"/>
              <w:highlight w:val="cyan"/>
            </w:rPr>
            <w:t>Q</w:t>
          </w:r>
        </w:p>
      </w:tc>
      <w:tc>
        <w:tcPr>
          <w:tcW w:w="5245" w:type="dxa"/>
          <w:gridSpan w:val="2"/>
          <w:tcBorders>
            <w:top w:val="double" w:sz="6" w:space="0" w:color="auto"/>
            <w:bottom w:val="single" w:sz="6" w:space="0" w:color="auto"/>
          </w:tcBorders>
          <w:vAlign w:val="center"/>
        </w:tcPr>
        <w:p w14:paraId="5C820891" w14:textId="15D6B29C" w:rsidR="00FE64CA" w:rsidRPr="001F6690" w:rsidRDefault="001F6690" w:rsidP="008C09E8">
          <w:pPr>
            <w:tabs>
              <w:tab w:val="center" w:pos="4320"/>
              <w:tab w:val="right" w:pos="8640"/>
            </w:tabs>
            <w:jc w:val="center"/>
            <w:rPr>
              <w:rFonts w:asciiTheme="minorHAnsi" w:hAnsiTheme="minorHAnsi"/>
              <w:b/>
              <w:bCs/>
              <w:sz w:val="24"/>
              <w:szCs w:val="24"/>
              <w:highlight w:val="cyan"/>
            </w:rPr>
          </w:pPr>
          <w:r w:rsidRPr="001F6690">
            <w:rPr>
              <w:rFonts w:asciiTheme="minorHAnsi" w:hAnsiTheme="minorHAnsi"/>
              <w:b/>
              <w:bCs/>
              <w:sz w:val="24"/>
              <w:szCs w:val="24"/>
              <w:highlight w:val="cyan"/>
            </w:rPr>
            <w:t>Question</w:t>
          </w:r>
        </w:p>
        <w:p w14:paraId="349CCF20" w14:textId="36FBCA5E" w:rsidR="0052714A" w:rsidRPr="00F839A8" w:rsidRDefault="00D04193" w:rsidP="00633EEE">
          <w:pPr>
            <w:tabs>
              <w:tab w:val="center" w:pos="4320"/>
              <w:tab w:val="right" w:pos="8640"/>
            </w:tabs>
            <w:jc w:val="center"/>
            <w:rPr>
              <w:rFonts w:asciiTheme="minorHAnsi" w:hAnsiTheme="minorHAnsi"/>
              <w:bCs/>
              <w:szCs w:val="28"/>
              <w:highlight w:val="cyan"/>
              <w:lang w:val="nb-NO"/>
            </w:rPr>
          </w:pPr>
          <w:r w:rsidRPr="00F839A8">
            <w:rPr>
              <w:rFonts w:asciiTheme="minorHAnsi" w:hAnsiTheme="minorHAnsi"/>
              <w:sz w:val="24"/>
              <w:highlight w:val="cyan"/>
              <w:lang w:val="nb-NO"/>
            </w:rPr>
            <w:t>Doc Number</w:t>
          </w:r>
          <w:r w:rsidR="00FE64CA" w:rsidRPr="00F839A8">
            <w:rPr>
              <w:rFonts w:asciiTheme="minorHAnsi" w:hAnsiTheme="minorHAnsi"/>
              <w:sz w:val="24"/>
              <w:highlight w:val="cyan"/>
              <w:lang w:val="nb-NO"/>
            </w:rPr>
            <w:t>:</w:t>
          </w:r>
          <w:r w:rsidR="00291754" w:rsidRPr="00F839A8">
            <w:rPr>
              <w:rFonts w:asciiTheme="minorHAnsi" w:hAnsiTheme="minorHAnsi"/>
              <w:sz w:val="24"/>
              <w:highlight w:val="cyan"/>
              <w:lang w:val="nb-NO"/>
            </w:rPr>
            <w:t xml:space="preserve"> </w:t>
          </w:r>
          <w:r w:rsidR="005907DD">
            <w:rPr>
              <w:rFonts w:asciiTheme="minorHAnsi" w:hAnsiTheme="minorHAnsi"/>
              <w:sz w:val="24"/>
              <w:highlight w:val="cyan"/>
              <w:lang w:val="nb-NO"/>
            </w:rPr>
            <w:t>MED 25-386r</w:t>
          </w:r>
          <w:r w:rsidR="00731706">
            <w:rPr>
              <w:rFonts w:asciiTheme="minorHAnsi" w:hAnsiTheme="minorHAnsi"/>
              <w:sz w:val="24"/>
              <w:highlight w:val="cyan"/>
              <w:lang w:val="nb-NO"/>
            </w:rPr>
            <w:t>4</w:t>
          </w:r>
          <w:r w:rsidR="005907DD">
            <w:rPr>
              <w:rFonts w:asciiTheme="minorHAnsi" w:hAnsiTheme="minorHAnsi"/>
              <w:sz w:val="24"/>
              <w:highlight w:val="cyan"/>
              <w:lang w:val="nb-NO"/>
            </w:rPr>
            <w:t xml:space="preserve"> Q LSA-10</w:t>
          </w:r>
          <w:r w:rsidR="00E464D3">
            <w:rPr>
              <w:rFonts w:asciiTheme="minorHAnsi" w:hAnsiTheme="minorHAnsi"/>
              <w:sz w:val="24"/>
              <w:highlight w:val="cyan"/>
              <w:lang w:val="nb-NO"/>
            </w:rPr>
            <w:t xml:space="preserve">3 </w:t>
          </w:r>
          <w:r w:rsidR="00731706">
            <w:rPr>
              <w:rFonts w:asciiTheme="minorHAnsi" w:hAnsiTheme="minorHAnsi"/>
              <w:sz w:val="24"/>
              <w:highlight w:val="cyan"/>
              <w:lang w:val="nb-NO"/>
            </w:rPr>
            <w:t>24</w:t>
          </w:r>
          <w:r w:rsidR="005A46BB">
            <w:rPr>
              <w:rFonts w:asciiTheme="minorHAnsi" w:hAnsiTheme="minorHAnsi"/>
              <w:sz w:val="24"/>
              <w:highlight w:val="cyan"/>
              <w:lang w:val="nb-NO"/>
            </w:rPr>
            <w:t>0426</w:t>
          </w:r>
          <w:r w:rsidR="005907DD">
            <w:rPr>
              <w:rFonts w:asciiTheme="minorHAnsi" w:hAnsiTheme="minorHAnsi"/>
              <w:sz w:val="24"/>
              <w:highlight w:val="cyan"/>
              <w:lang w:val="nb-NO"/>
            </w:rPr>
            <w:t xml:space="preserve"> </w:t>
          </w:r>
        </w:p>
      </w:tc>
      <w:tc>
        <w:tcPr>
          <w:tcW w:w="2149" w:type="dxa"/>
          <w:gridSpan w:val="2"/>
          <w:vMerge w:val="restart"/>
          <w:tcBorders>
            <w:top w:val="double" w:sz="6" w:space="0" w:color="auto"/>
          </w:tcBorders>
          <w:vAlign w:val="center"/>
        </w:tcPr>
        <w:p w14:paraId="4CA555B5" w14:textId="0CAF2836" w:rsidR="00291754" w:rsidRPr="00291754" w:rsidRDefault="00291754" w:rsidP="00291754">
          <w:pPr>
            <w:tabs>
              <w:tab w:val="center" w:pos="4320"/>
              <w:tab w:val="right" w:pos="8640"/>
            </w:tabs>
            <w:jc w:val="right"/>
            <w:rPr>
              <w:rFonts w:asciiTheme="minorHAnsi" w:hAnsiTheme="minorHAnsi"/>
              <w:b/>
              <w:bCs/>
              <w:sz w:val="28"/>
              <w:szCs w:val="28"/>
              <w:highlight w:val="cyan"/>
            </w:rPr>
          </w:pPr>
          <w:r w:rsidRPr="00291754">
            <w:rPr>
              <w:rFonts w:asciiTheme="minorHAnsi" w:hAnsiTheme="minorHAnsi"/>
              <w:b/>
              <w:bCs/>
              <w:sz w:val="28"/>
              <w:szCs w:val="28"/>
              <w:highlight w:val="cyan"/>
            </w:rPr>
            <w:t xml:space="preserve">MED </w:t>
          </w:r>
        </w:p>
        <w:p w14:paraId="37402F41" w14:textId="295CA6A7" w:rsidR="002E6511" w:rsidRDefault="00291754" w:rsidP="00291754">
          <w:pPr>
            <w:tabs>
              <w:tab w:val="center" w:pos="4320"/>
              <w:tab w:val="right" w:pos="8640"/>
            </w:tabs>
            <w:jc w:val="right"/>
            <w:rPr>
              <w:rFonts w:asciiTheme="minorHAnsi" w:hAnsiTheme="minorHAnsi"/>
              <w:b/>
              <w:bCs/>
              <w:sz w:val="28"/>
              <w:szCs w:val="28"/>
              <w:highlight w:val="cyan"/>
            </w:rPr>
          </w:pPr>
          <w:r w:rsidRPr="00291754">
            <w:rPr>
              <w:rFonts w:asciiTheme="minorHAnsi" w:hAnsiTheme="minorHAnsi"/>
              <w:b/>
              <w:bCs/>
              <w:sz w:val="28"/>
              <w:szCs w:val="28"/>
              <w:highlight w:val="cyan"/>
            </w:rPr>
            <w:t>LSA-</w:t>
          </w:r>
          <w:r w:rsidR="005907DD">
            <w:rPr>
              <w:rFonts w:asciiTheme="minorHAnsi" w:hAnsiTheme="minorHAnsi"/>
              <w:b/>
              <w:bCs/>
              <w:sz w:val="28"/>
              <w:szCs w:val="28"/>
              <w:highlight w:val="cyan"/>
            </w:rPr>
            <w:t>10</w:t>
          </w:r>
          <w:r w:rsidR="00E464D3">
            <w:rPr>
              <w:rFonts w:asciiTheme="minorHAnsi" w:hAnsiTheme="minorHAnsi"/>
              <w:b/>
              <w:bCs/>
              <w:sz w:val="28"/>
              <w:szCs w:val="28"/>
              <w:highlight w:val="cyan"/>
            </w:rPr>
            <w:t>3</w:t>
          </w:r>
        </w:p>
        <w:p w14:paraId="776474D1" w14:textId="07B854CD" w:rsidR="00FE64CA" w:rsidRPr="00291754" w:rsidRDefault="00291754" w:rsidP="00291754">
          <w:pPr>
            <w:tabs>
              <w:tab w:val="center" w:pos="4320"/>
              <w:tab w:val="right" w:pos="8640"/>
            </w:tabs>
            <w:jc w:val="right"/>
            <w:rPr>
              <w:rFonts w:asciiTheme="minorHAnsi" w:hAnsiTheme="minorHAnsi"/>
              <w:bCs/>
              <w:sz w:val="20"/>
              <w:highlight w:val="cyan"/>
            </w:rPr>
          </w:pPr>
          <w:r w:rsidRPr="00291754">
            <w:rPr>
              <w:rFonts w:asciiTheme="minorHAnsi" w:hAnsiTheme="minorHAnsi"/>
              <w:b/>
              <w:bCs/>
              <w:sz w:val="28"/>
              <w:szCs w:val="28"/>
              <w:highlight w:val="cyan"/>
            </w:rPr>
            <w:t xml:space="preserve">Revision </w:t>
          </w:r>
          <w:r w:rsidR="00731706">
            <w:rPr>
              <w:rFonts w:asciiTheme="minorHAnsi" w:hAnsiTheme="minorHAnsi"/>
              <w:b/>
              <w:bCs/>
              <w:sz w:val="28"/>
              <w:szCs w:val="28"/>
              <w:highlight w:val="cyan"/>
            </w:rPr>
            <w:t>4</w:t>
          </w:r>
        </w:p>
      </w:tc>
    </w:tr>
    <w:tr w:rsidR="00FE64CA" w:rsidRPr="002A77C8" w14:paraId="54ED2B06" w14:textId="77777777" w:rsidTr="008C09E8">
      <w:trPr>
        <w:trHeight w:val="391"/>
        <w:jc w:val="center"/>
      </w:trPr>
      <w:tc>
        <w:tcPr>
          <w:tcW w:w="2529" w:type="dxa"/>
          <w:vMerge/>
          <w:vAlign w:val="center"/>
        </w:tcPr>
        <w:p w14:paraId="7F3CDFF0" w14:textId="77777777" w:rsidR="00FE64CA" w:rsidRPr="002A77C8" w:rsidRDefault="00FE64CA" w:rsidP="00DD223D">
          <w:pPr>
            <w:tabs>
              <w:tab w:val="center" w:pos="4320"/>
              <w:tab w:val="right" w:pos="8640"/>
            </w:tabs>
            <w:jc w:val="center"/>
            <w:rPr>
              <w:rFonts w:asciiTheme="minorHAnsi" w:hAnsiTheme="minorHAnsi"/>
              <w:bCs/>
              <w:sz w:val="72"/>
              <w:szCs w:val="72"/>
            </w:rPr>
          </w:pPr>
        </w:p>
      </w:tc>
      <w:tc>
        <w:tcPr>
          <w:tcW w:w="2434" w:type="dxa"/>
          <w:tcBorders>
            <w:top w:val="single" w:sz="6" w:space="0" w:color="auto"/>
            <w:bottom w:val="single" w:sz="6" w:space="0" w:color="auto"/>
          </w:tcBorders>
          <w:vAlign w:val="center"/>
        </w:tcPr>
        <w:p w14:paraId="5D680900" w14:textId="2BC08D2A" w:rsidR="00331794" w:rsidRPr="002A77C8" w:rsidRDefault="006717DC" w:rsidP="00305BA7">
          <w:pPr>
            <w:tabs>
              <w:tab w:val="center" w:pos="4320"/>
              <w:tab w:val="right" w:pos="8640"/>
            </w:tabs>
            <w:jc w:val="center"/>
            <w:rPr>
              <w:rFonts w:asciiTheme="minorHAnsi" w:hAnsiTheme="minorHAnsi"/>
              <w:bCs/>
              <w:sz w:val="24"/>
              <w:szCs w:val="24"/>
            </w:rPr>
          </w:pPr>
          <w:r>
            <w:rPr>
              <w:rFonts w:asciiTheme="minorHAnsi" w:hAnsiTheme="minorHAnsi"/>
              <w:bCs/>
              <w:sz w:val="24"/>
            </w:rPr>
            <w:t xml:space="preserve">MarED </w:t>
          </w:r>
          <w:r w:rsidR="001F6690">
            <w:rPr>
              <w:rFonts w:asciiTheme="minorHAnsi" w:hAnsiTheme="minorHAnsi"/>
              <w:bCs/>
              <w:sz w:val="24"/>
            </w:rPr>
            <w:t>Internal</w:t>
          </w:r>
        </w:p>
      </w:tc>
      <w:tc>
        <w:tcPr>
          <w:tcW w:w="2811" w:type="dxa"/>
          <w:tcBorders>
            <w:top w:val="single" w:sz="6" w:space="0" w:color="auto"/>
            <w:bottom w:val="single" w:sz="6" w:space="0" w:color="auto"/>
          </w:tcBorders>
          <w:vAlign w:val="center"/>
        </w:tcPr>
        <w:p w14:paraId="7B2E26EE" w14:textId="19ED69D4" w:rsidR="00FE64CA" w:rsidRPr="001F6690" w:rsidRDefault="005907DD" w:rsidP="001F6690">
          <w:pPr>
            <w:tabs>
              <w:tab w:val="center" w:pos="4320"/>
              <w:tab w:val="right" w:pos="8640"/>
            </w:tabs>
            <w:jc w:val="center"/>
            <w:rPr>
              <w:rFonts w:asciiTheme="minorHAnsi" w:hAnsiTheme="minorHAnsi"/>
              <w:bCs/>
              <w:sz w:val="24"/>
              <w:szCs w:val="24"/>
              <w:highlight w:val="yellow"/>
            </w:rPr>
          </w:pPr>
          <w:r>
            <w:rPr>
              <w:rFonts w:asciiTheme="minorHAnsi" w:hAnsiTheme="minorHAnsi"/>
              <w:bCs/>
              <w:sz w:val="24"/>
              <w:szCs w:val="24"/>
              <w:highlight w:val="yellow"/>
            </w:rPr>
            <w:t>For #5</w:t>
          </w:r>
          <w:r w:rsidR="00731706">
            <w:rPr>
              <w:rFonts w:asciiTheme="minorHAnsi" w:hAnsiTheme="minorHAnsi"/>
              <w:bCs/>
              <w:sz w:val="24"/>
              <w:szCs w:val="24"/>
              <w:highlight w:val="yellow"/>
            </w:rPr>
            <w:t>3</w:t>
          </w:r>
          <w:r>
            <w:rPr>
              <w:rFonts w:asciiTheme="minorHAnsi" w:hAnsiTheme="minorHAnsi"/>
              <w:bCs/>
              <w:sz w:val="24"/>
              <w:szCs w:val="24"/>
              <w:highlight w:val="yellow"/>
            </w:rPr>
            <w:t xml:space="preserve"> HC consideration</w:t>
          </w:r>
        </w:p>
      </w:tc>
      <w:tc>
        <w:tcPr>
          <w:tcW w:w="2149" w:type="dxa"/>
          <w:gridSpan w:val="2"/>
          <w:vMerge/>
          <w:vAlign w:val="center"/>
        </w:tcPr>
        <w:p w14:paraId="349861D0" w14:textId="77777777" w:rsidR="00FE64CA" w:rsidRPr="002A77C8" w:rsidRDefault="00FE64CA" w:rsidP="00DD223D">
          <w:pPr>
            <w:tabs>
              <w:tab w:val="center" w:pos="4320"/>
              <w:tab w:val="right" w:pos="8640"/>
            </w:tabs>
            <w:jc w:val="right"/>
            <w:rPr>
              <w:rFonts w:asciiTheme="minorHAnsi" w:hAnsiTheme="minorHAnsi"/>
              <w:bCs/>
              <w:sz w:val="24"/>
              <w:szCs w:val="28"/>
            </w:rPr>
          </w:pPr>
        </w:p>
      </w:tc>
    </w:tr>
    <w:tr w:rsidR="00FE64CA" w:rsidRPr="002A77C8" w14:paraId="64934059" w14:textId="77777777" w:rsidTr="00DD223D">
      <w:trPr>
        <w:trHeight w:val="450"/>
        <w:jc w:val="center"/>
      </w:trPr>
      <w:tc>
        <w:tcPr>
          <w:tcW w:w="8789" w:type="dxa"/>
          <w:gridSpan w:val="4"/>
          <w:vAlign w:val="center"/>
        </w:tcPr>
        <w:p w14:paraId="29986371" w14:textId="77777777" w:rsidR="00FE64CA" w:rsidRPr="002A77C8" w:rsidRDefault="00FE64CA" w:rsidP="00DD223D">
          <w:pPr>
            <w:tabs>
              <w:tab w:val="center" w:pos="4320"/>
              <w:tab w:val="right" w:pos="8640"/>
            </w:tabs>
            <w:ind w:left="34"/>
            <w:jc w:val="center"/>
            <w:rPr>
              <w:rFonts w:asciiTheme="minorHAnsi" w:hAnsiTheme="minorHAnsi"/>
              <w:bCs/>
              <w:sz w:val="24"/>
              <w:szCs w:val="22"/>
            </w:rPr>
          </w:pPr>
          <w:r w:rsidRPr="002A77C8">
            <w:rPr>
              <w:rFonts w:asciiTheme="minorHAnsi" w:hAnsiTheme="minorHAnsi"/>
              <w:b/>
              <w:bCs/>
              <w:sz w:val="24"/>
              <w:szCs w:val="22"/>
            </w:rPr>
            <w:t>MarED</w:t>
          </w:r>
          <w:r w:rsidRPr="002A77C8">
            <w:rPr>
              <w:rFonts w:asciiTheme="minorHAnsi" w:hAnsiTheme="minorHAnsi"/>
              <w:bCs/>
              <w:sz w:val="24"/>
              <w:szCs w:val="22"/>
            </w:rPr>
            <w:t xml:space="preserve"> – </w:t>
          </w:r>
          <w:r w:rsidRPr="002A77C8">
            <w:rPr>
              <w:rFonts w:asciiTheme="minorHAnsi" w:hAnsiTheme="minorHAnsi"/>
              <w:bCs/>
              <w:noProof/>
              <w:sz w:val="24"/>
              <w:szCs w:val="22"/>
            </w:rPr>
            <w:t>Group of Notified Bodies under the Marine Equipment Directive 2014/90/EU</w:t>
          </w:r>
        </w:p>
      </w:tc>
      <w:tc>
        <w:tcPr>
          <w:tcW w:w="1134" w:type="dxa"/>
          <w:vAlign w:val="center"/>
        </w:tcPr>
        <w:p w14:paraId="562BACDB" w14:textId="4DB6977E" w:rsidR="00FE64CA" w:rsidRPr="002A77C8" w:rsidRDefault="00FE64CA" w:rsidP="00DD223D">
          <w:pPr>
            <w:tabs>
              <w:tab w:val="center" w:pos="4320"/>
              <w:tab w:val="right" w:pos="8640"/>
            </w:tabs>
            <w:ind w:left="34"/>
            <w:jc w:val="center"/>
            <w:rPr>
              <w:rFonts w:asciiTheme="minorHAnsi" w:hAnsiTheme="minorHAnsi"/>
              <w:bCs/>
              <w:sz w:val="24"/>
            </w:rPr>
          </w:pPr>
          <w:r w:rsidRPr="002A77C8">
            <w:rPr>
              <w:rFonts w:asciiTheme="minorHAnsi" w:hAnsiTheme="minorHAnsi"/>
              <w:bCs/>
              <w:sz w:val="24"/>
            </w:rPr>
            <w:t xml:space="preserve">Page </w:t>
          </w:r>
          <w:r w:rsidRPr="002A77C8">
            <w:rPr>
              <w:rFonts w:asciiTheme="minorHAnsi" w:hAnsiTheme="minorHAnsi"/>
              <w:bCs/>
              <w:sz w:val="24"/>
            </w:rPr>
            <w:fldChar w:fldCharType="begin"/>
          </w:r>
          <w:r w:rsidRPr="002A77C8">
            <w:rPr>
              <w:rFonts w:asciiTheme="minorHAnsi" w:hAnsiTheme="minorHAnsi"/>
              <w:bCs/>
              <w:sz w:val="24"/>
            </w:rPr>
            <w:instrText xml:space="preserve"> PAGE   \* MERGEFORMAT </w:instrText>
          </w:r>
          <w:r w:rsidRPr="002A77C8">
            <w:rPr>
              <w:rFonts w:asciiTheme="minorHAnsi" w:hAnsiTheme="minorHAnsi"/>
              <w:bCs/>
              <w:sz w:val="24"/>
            </w:rPr>
            <w:fldChar w:fldCharType="separate"/>
          </w:r>
          <w:r w:rsidR="00E82C13">
            <w:rPr>
              <w:rFonts w:asciiTheme="minorHAnsi" w:hAnsiTheme="minorHAnsi"/>
              <w:bCs/>
              <w:noProof/>
              <w:sz w:val="24"/>
            </w:rPr>
            <w:t>2</w:t>
          </w:r>
          <w:r w:rsidRPr="002A77C8">
            <w:rPr>
              <w:rFonts w:asciiTheme="minorHAnsi" w:hAnsiTheme="minorHAnsi"/>
              <w:bCs/>
              <w:sz w:val="24"/>
            </w:rPr>
            <w:fldChar w:fldCharType="end"/>
          </w:r>
          <w:r w:rsidRPr="002A77C8">
            <w:rPr>
              <w:rFonts w:asciiTheme="minorHAnsi" w:hAnsiTheme="minorHAnsi"/>
              <w:bCs/>
              <w:sz w:val="24"/>
            </w:rPr>
            <w:t>/</w:t>
          </w:r>
          <w:r w:rsidRPr="002A77C8">
            <w:rPr>
              <w:rFonts w:asciiTheme="minorHAnsi" w:hAnsiTheme="minorHAnsi"/>
              <w:bCs/>
              <w:sz w:val="24"/>
            </w:rPr>
            <w:fldChar w:fldCharType="begin"/>
          </w:r>
          <w:r w:rsidRPr="002A77C8">
            <w:rPr>
              <w:rFonts w:asciiTheme="minorHAnsi" w:hAnsiTheme="minorHAnsi"/>
              <w:bCs/>
              <w:sz w:val="24"/>
            </w:rPr>
            <w:instrText xml:space="preserve"> NUMPAGES   \* MERGEFORMAT </w:instrText>
          </w:r>
          <w:r w:rsidRPr="002A77C8">
            <w:rPr>
              <w:rFonts w:asciiTheme="minorHAnsi" w:hAnsiTheme="minorHAnsi"/>
              <w:bCs/>
              <w:sz w:val="24"/>
            </w:rPr>
            <w:fldChar w:fldCharType="separate"/>
          </w:r>
          <w:r w:rsidR="00E82C13">
            <w:rPr>
              <w:rFonts w:asciiTheme="minorHAnsi" w:hAnsiTheme="minorHAnsi"/>
              <w:bCs/>
              <w:noProof/>
              <w:sz w:val="24"/>
            </w:rPr>
            <w:t>2</w:t>
          </w:r>
          <w:r w:rsidRPr="002A77C8">
            <w:rPr>
              <w:rFonts w:asciiTheme="minorHAnsi" w:hAnsiTheme="minorHAnsi"/>
              <w:bCs/>
              <w:sz w:val="24"/>
            </w:rPr>
            <w:fldChar w:fldCharType="end"/>
          </w:r>
        </w:p>
      </w:tc>
    </w:tr>
  </w:tbl>
  <w:sdt>
    <w:sdtPr>
      <w:id w:val="-1239169565"/>
      <w:docPartObj>
        <w:docPartGallery w:val="Watermarks"/>
        <w:docPartUnique/>
      </w:docPartObj>
    </w:sdtPr>
    <w:sdtContent>
      <w:p w14:paraId="00187AAA" w14:textId="39FDDCF3" w:rsidR="00FE64CA" w:rsidRDefault="00000000" w:rsidP="00FE64CA">
        <w:pPr>
          <w:pStyle w:val="Header"/>
        </w:pPr>
        <w:r>
          <w:pict w14:anchorId="3560BB5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margin-left:0;margin-top:0;width:412.4pt;height:247.4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ENTWURF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CE0657A0"/>
    <w:lvl w:ilvl="0">
      <w:numFmt w:val="decimal"/>
      <w:lvlText w:val="*"/>
      <w:lvlJc w:val="left"/>
    </w:lvl>
  </w:abstractNum>
  <w:abstractNum w:abstractNumId="1" w15:restartNumberingAfterBreak="0">
    <w:nsid w:val="01E42CC2"/>
    <w:multiLevelType w:val="hybridMultilevel"/>
    <w:tmpl w:val="90E2933C"/>
    <w:lvl w:ilvl="0" w:tplc="59BE417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54E45"/>
    <w:multiLevelType w:val="hybridMultilevel"/>
    <w:tmpl w:val="E446DF70"/>
    <w:lvl w:ilvl="0" w:tplc="4A2C035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B0C463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02420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296AC4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54625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8604C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7CD8B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708B13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A1C40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0A1A97"/>
    <w:multiLevelType w:val="hybridMultilevel"/>
    <w:tmpl w:val="862EF4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F136FD"/>
    <w:multiLevelType w:val="hybridMultilevel"/>
    <w:tmpl w:val="AFD29E80"/>
    <w:lvl w:ilvl="0" w:tplc="0414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80600A"/>
    <w:multiLevelType w:val="hybridMultilevel"/>
    <w:tmpl w:val="7E284F0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9A43EE"/>
    <w:multiLevelType w:val="hybridMultilevel"/>
    <w:tmpl w:val="030C451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5504AD"/>
    <w:multiLevelType w:val="hybridMultilevel"/>
    <w:tmpl w:val="69F2F3D2"/>
    <w:lvl w:ilvl="0" w:tplc="08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CFD5935"/>
    <w:multiLevelType w:val="hybridMultilevel"/>
    <w:tmpl w:val="2B720134"/>
    <w:lvl w:ilvl="0" w:tplc="BF4C493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FC6259"/>
    <w:multiLevelType w:val="hybridMultilevel"/>
    <w:tmpl w:val="CBBC8938"/>
    <w:lvl w:ilvl="0" w:tplc="BDC83432">
      <w:numFmt w:val="bullet"/>
      <w:lvlText w:val="-"/>
      <w:lvlJc w:val="left"/>
      <w:pPr>
        <w:tabs>
          <w:tab w:val="num" w:pos="1245"/>
        </w:tabs>
        <w:ind w:left="1245" w:hanging="885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407CD9"/>
    <w:multiLevelType w:val="hybridMultilevel"/>
    <w:tmpl w:val="D8B8A062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AD85455"/>
    <w:multiLevelType w:val="multilevel"/>
    <w:tmpl w:val="2534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89182E"/>
    <w:multiLevelType w:val="hybridMultilevel"/>
    <w:tmpl w:val="922E57DC"/>
    <w:lvl w:ilvl="0" w:tplc="2506C7F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C50059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B2B9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6780C9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BAB7E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38FC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0C3E7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DE6F8A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667E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7109E2"/>
    <w:multiLevelType w:val="multilevel"/>
    <w:tmpl w:val="9F56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60F7725"/>
    <w:multiLevelType w:val="hybridMultilevel"/>
    <w:tmpl w:val="36B2D50A"/>
    <w:lvl w:ilvl="0" w:tplc="2FE82B3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7D776D"/>
    <w:multiLevelType w:val="multilevel"/>
    <w:tmpl w:val="D270B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EA3919"/>
    <w:multiLevelType w:val="hybridMultilevel"/>
    <w:tmpl w:val="6CF2DD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3673741">
    <w:abstractNumId w:val="0"/>
    <w:lvlOverride w:ilvl="0">
      <w:lvl w:ilvl="0">
        <w:start w:val="1"/>
        <w:numFmt w:val="bullet"/>
        <w:lvlText w:val=""/>
        <w:legacy w:legacy="1" w:legacySpace="120" w:legacyIndent="360"/>
        <w:lvlJc w:val="left"/>
        <w:pPr>
          <w:ind w:left="360" w:hanging="360"/>
        </w:pPr>
        <w:rPr>
          <w:rFonts w:ascii="Symbol" w:hAnsi="Symbol" w:cs="Symbol" w:hint="default"/>
        </w:rPr>
      </w:lvl>
    </w:lvlOverride>
  </w:num>
  <w:num w:numId="2" w16cid:durableId="956176612">
    <w:abstractNumId w:val="7"/>
  </w:num>
  <w:num w:numId="3" w16cid:durableId="1616016006">
    <w:abstractNumId w:val="14"/>
  </w:num>
  <w:num w:numId="4" w16cid:durableId="603733939">
    <w:abstractNumId w:val="9"/>
  </w:num>
  <w:num w:numId="5" w16cid:durableId="1787576041">
    <w:abstractNumId w:val="8"/>
  </w:num>
  <w:num w:numId="6" w16cid:durableId="597954495">
    <w:abstractNumId w:val="10"/>
  </w:num>
  <w:num w:numId="7" w16cid:durableId="1813717022">
    <w:abstractNumId w:val="2"/>
  </w:num>
  <w:num w:numId="8" w16cid:durableId="1888102438">
    <w:abstractNumId w:val="12"/>
  </w:num>
  <w:num w:numId="9" w16cid:durableId="845943908">
    <w:abstractNumId w:val="4"/>
  </w:num>
  <w:num w:numId="10" w16cid:durableId="749275374">
    <w:abstractNumId w:val="6"/>
  </w:num>
  <w:num w:numId="11" w16cid:durableId="1613588553">
    <w:abstractNumId w:val="3"/>
  </w:num>
  <w:num w:numId="12" w16cid:durableId="1064525838">
    <w:abstractNumId w:val="15"/>
  </w:num>
  <w:num w:numId="13" w16cid:durableId="520432665">
    <w:abstractNumId w:val="16"/>
  </w:num>
  <w:num w:numId="14" w16cid:durableId="1276406824">
    <w:abstractNumId w:val="11"/>
  </w:num>
  <w:num w:numId="15" w16cid:durableId="789980583">
    <w:abstractNumId w:val="1"/>
  </w:num>
  <w:num w:numId="16" w16cid:durableId="1450129251">
    <w:abstractNumId w:val="5"/>
  </w:num>
  <w:num w:numId="17" w16cid:durableId="2064863455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homas DURR">
    <w15:presenceInfo w15:providerId="AD" w15:userId="S::thomas.durr@bureauveritas.com::dde6bb53-7640-4eed-8a14-c5a304ebf3e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hyphenationZone w:val="425"/>
  <w:doNotHyphenateCaps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LW_DocType" w:val="NORMAL"/>
  </w:docVars>
  <w:rsids>
    <w:rsidRoot w:val="00965A1F"/>
    <w:rsid w:val="00030948"/>
    <w:rsid w:val="0003238B"/>
    <w:rsid w:val="00040851"/>
    <w:rsid w:val="00044139"/>
    <w:rsid w:val="0004618C"/>
    <w:rsid w:val="00056A2D"/>
    <w:rsid w:val="00081EDD"/>
    <w:rsid w:val="0008529C"/>
    <w:rsid w:val="000A0462"/>
    <w:rsid w:val="000A0781"/>
    <w:rsid w:val="000A1813"/>
    <w:rsid w:val="000A53DE"/>
    <w:rsid w:val="000A788D"/>
    <w:rsid w:val="000B04C4"/>
    <w:rsid w:val="000B3B64"/>
    <w:rsid w:val="000B7F34"/>
    <w:rsid w:val="000C6E73"/>
    <w:rsid w:val="000D3329"/>
    <w:rsid w:val="000D34C2"/>
    <w:rsid w:val="000D78B9"/>
    <w:rsid w:val="000E7C31"/>
    <w:rsid w:val="000F36EB"/>
    <w:rsid w:val="000F594D"/>
    <w:rsid w:val="0010099A"/>
    <w:rsid w:val="00107558"/>
    <w:rsid w:val="001204ED"/>
    <w:rsid w:val="00121CBB"/>
    <w:rsid w:val="00124D8F"/>
    <w:rsid w:val="00126BCE"/>
    <w:rsid w:val="0013346F"/>
    <w:rsid w:val="00134F8D"/>
    <w:rsid w:val="00136E41"/>
    <w:rsid w:val="00136F34"/>
    <w:rsid w:val="001403FA"/>
    <w:rsid w:val="00144705"/>
    <w:rsid w:val="00145185"/>
    <w:rsid w:val="0015027F"/>
    <w:rsid w:val="00154922"/>
    <w:rsid w:val="00167631"/>
    <w:rsid w:val="001712FE"/>
    <w:rsid w:val="0017584C"/>
    <w:rsid w:val="0018142E"/>
    <w:rsid w:val="00187FAB"/>
    <w:rsid w:val="00190D18"/>
    <w:rsid w:val="00190DEA"/>
    <w:rsid w:val="0019322B"/>
    <w:rsid w:val="0019401F"/>
    <w:rsid w:val="001949A9"/>
    <w:rsid w:val="00194E87"/>
    <w:rsid w:val="001B3E01"/>
    <w:rsid w:val="001B562E"/>
    <w:rsid w:val="001C39E4"/>
    <w:rsid w:val="001D6ACC"/>
    <w:rsid w:val="001E2283"/>
    <w:rsid w:val="001E4ADB"/>
    <w:rsid w:val="001F6690"/>
    <w:rsid w:val="00211BB0"/>
    <w:rsid w:val="0022036D"/>
    <w:rsid w:val="00232A4B"/>
    <w:rsid w:val="00236C81"/>
    <w:rsid w:val="00236E6D"/>
    <w:rsid w:val="00237C7F"/>
    <w:rsid w:val="002455DC"/>
    <w:rsid w:val="00255CD5"/>
    <w:rsid w:val="0025670D"/>
    <w:rsid w:val="00257DCB"/>
    <w:rsid w:val="002651C2"/>
    <w:rsid w:val="00285C5D"/>
    <w:rsid w:val="00290082"/>
    <w:rsid w:val="002905AA"/>
    <w:rsid w:val="00290877"/>
    <w:rsid w:val="00291754"/>
    <w:rsid w:val="00296547"/>
    <w:rsid w:val="00297A12"/>
    <w:rsid w:val="002A15E3"/>
    <w:rsid w:val="002A40D7"/>
    <w:rsid w:val="002D1A52"/>
    <w:rsid w:val="002D4C3C"/>
    <w:rsid w:val="002D573F"/>
    <w:rsid w:val="002D5F10"/>
    <w:rsid w:val="002D731B"/>
    <w:rsid w:val="002E194B"/>
    <w:rsid w:val="002E5E87"/>
    <w:rsid w:val="002E6511"/>
    <w:rsid w:val="002E781D"/>
    <w:rsid w:val="002F1FEF"/>
    <w:rsid w:val="002F551D"/>
    <w:rsid w:val="002F6691"/>
    <w:rsid w:val="003020CA"/>
    <w:rsid w:val="003049B8"/>
    <w:rsid w:val="00305BA7"/>
    <w:rsid w:val="0031791D"/>
    <w:rsid w:val="00317C15"/>
    <w:rsid w:val="00324EEC"/>
    <w:rsid w:val="00326E00"/>
    <w:rsid w:val="0032739E"/>
    <w:rsid w:val="00327723"/>
    <w:rsid w:val="00331794"/>
    <w:rsid w:val="0033209F"/>
    <w:rsid w:val="00335B0F"/>
    <w:rsid w:val="00335C7C"/>
    <w:rsid w:val="00341209"/>
    <w:rsid w:val="003435F1"/>
    <w:rsid w:val="00345027"/>
    <w:rsid w:val="003452BC"/>
    <w:rsid w:val="00350210"/>
    <w:rsid w:val="00350C73"/>
    <w:rsid w:val="00361788"/>
    <w:rsid w:val="003636AD"/>
    <w:rsid w:val="0038229B"/>
    <w:rsid w:val="00384506"/>
    <w:rsid w:val="0038598A"/>
    <w:rsid w:val="00395FF7"/>
    <w:rsid w:val="003A062B"/>
    <w:rsid w:val="003B763C"/>
    <w:rsid w:val="003C02CA"/>
    <w:rsid w:val="003C2DA1"/>
    <w:rsid w:val="003C4532"/>
    <w:rsid w:val="003C4C8C"/>
    <w:rsid w:val="003D0F68"/>
    <w:rsid w:val="003E49C5"/>
    <w:rsid w:val="0040143B"/>
    <w:rsid w:val="004119FF"/>
    <w:rsid w:val="004164DD"/>
    <w:rsid w:val="004217F8"/>
    <w:rsid w:val="00433E35"/>
    <w:rsid w:val="004517F9"/>
    <w:rsid w:val="00464BE7"/>
    <w:rsid w:val="00481D4D"/>
    <w:rsid w:val="00487608"/>
    <w:rsid w:val="00491132"/>
    <w:rsid w:val="00497B73"/>
    <w:rsid w:val="004A2BE5"/>
    <w:rsid w:val="004B5124"/>
    <w:rsid w:val="004C209C"/>
    <w:rsid w:val="004D29A1"/>
    <w:rsid w:val="004D2DDD"/>
    <w:rsid w:val="004D5BC7"/>
    <w:rsid w:val="004E04B2"/>
    <w:rsid w:val="004F0BCA"/>
    <w:rsid w:val="00500C3B"/>
    <w:rsid w:val="00510DA1"/>
    <w:rsid w:val="00510DBD"/>
    <w:rsid w:val="0051100C"/>
    <w:rsid w:val="00526E12"/>
    <w:rsid w:val="0052714A"/>
    <w:rsid w:val="00527BBD"/>
    <w:rsid w:val="005305C7"/>
    <w:rsid w:val="005342E0"/>
    <w:rsid w:val="00544DF6"/>
    <w:rsid w:val="005555A7"/>
    <w:rsid w:val="005714CE"/>
    <w:rsid w:val="00574E4A"/>
    <w:rsid w:val="0058074C"/>
    <w:rsid w:val="005873AC"/>
    <w:rsid w:val="005907DD"/>
    <w:rsid w:val="005A09A8"/>
    <w:rsid w:val="005A465C"/>
    <w:rsid w:val="005A46BB"/>
    <w:rsid w:val="005B1588"/>
    <w:rsid w:val="005B6AF4"/>
    <w:rsid w:val="005B6B8B"/>
    <w:rsid w:val="005C426F"/>
    <w:rsid w:val="005C677D"/>
    <w:rsid w:val="005D08A8"/>
    <w:rsid w:val="005D60FF"/>
    <w:rsid w:val="005E0BE9"/>
    <w:rsid w:val="005E126F"/>
    <w:rsid w:val="005E24B1"/>
    <w:rsid w:val="005E5B9B"/>
    <w:rsid w:val="005F0332"/>
    <w:rsid w:val="005F0D5B"/>
    <w:rsid w:val="006031E9"/>
    <w:rsid w:val="006118DB"/>
    <w:rsid w:val="00612F5D"/>
    <w:rsid w:val="0061336C"/>
    <w:rsid w:val="0061430E"/>
    <w:rsid w:val="00617017"/>
    <w:rsid w:val="00620CA9"/>
    <w:rsid w:val="00632434"/>
    <w:rsid w:val="0063315D"/>
    <w:rsid w:val="00633EEE"/>
    <w:rsid w:val="00644738"/>
    <w:rsid w:val="0064704A"/>
    <w:rsid w:val="006613EB"/>
    <w:rsid w:val="006715C7"/>
    <w:rsid w:val="006717DC"/>
    <w:rsid w:val="00674880"/>
    <w:rsid w:val="00674F47"/>
    <w:rsid w:val="00681C8B"/>
    <w:rsid w:val="006845E2"/>
    <w:rsid w:val="00692F76"/>
    <w:rsid w:val="006A5F84"/>
    <w:rsid w:val="006B09D8"/>
    <w:rsid w:val="006B1D40"/>
    <w:rsid w:val="006B218F"/>
    <w:rsid w:val="006B331D"/>
    <w:rsid w:val="006B7DE8"/>
    <w:rsid w:val="006D19EE"/>
    <w:rsid w:val="006F68E5"/>
    <w:rsid w:val="006F77EA"/>
    <w:rsid w:val="007024C6"/>
    <w:rsid w:val="00703870"/>
    <w:rsid w:val="007103AD"/>
    <w:rsid w:val="00721098"/>
    <w:rsid w:val="00723366"/>
    <w:rsid w:val="00724E30"/>
    <w:rsid w:val="00727506"/>
    <w:rsid w:val="007304D0"/>
    <w:rsid w:val="00731706"/>
    <w:rsid w:val="007429A0"/>
    <w:rsid w:val="007441E4"/>
    <w:rsid w:val="0074429D"/>
    <w:rsid w:val="00744D41"/>
    <w:rsid w:val="00752612"/>
    <w:rsid w:val="00777AF7"/>
    <w:rsid w:val="00783001"/>
    <w:rsid w:val="007865E0"/>
    <w:rsid w:val="00792F94"/>
    <w:rsid w:val="007A0ECE"/>
    <w:rsid w:val="007A25A3"/>
    <w:rsid w:val="007A5124"/>
    <w:rsid w:val="007A5B7D"/>
    <w:rsid w:val="007B4156"/>
    <w:rsid w:val="007B797A"/>
    <w:rsid w:val="007C7C50"/>
    <w:rsid w:val="007D482B"/>
    <w:rsid w:val="007E084A"/>
    <w:rsid w:val="007F41AB"/>
    <w:rsid w:val="007F748C"/>
    <w:rsid w:val="00801A4C"/>
    <w:rsid w:val="008122D9"/>
    <w:rsid w:val="00815DE8"/>
    <w:rsid w:val="00834984"/>
    <w:rsid w:val="00842BAE"/>
    <w:rsid w:val="00862C1C"/>
    <w:rsid w:val="00866987"/>
    <w:rsid w:val="0087117F"/>
    <w:rsid w:val="00872116"/>
    <w:rsid w:val="00872589"/>
    <w:rsid w:val="008800B6"/>
    <w:rsid w:val="00890DAA"/>
    <w:rsid w:val="00891C49"/>
    <w:rsid w:val="008945E9"/>
    <w:rsid w:val="008A3C94"/>
    <w:rsid w:val="008A5A8D"/>
    <w:rsid w:val="008C09E8"/>
    <w:rsid w:val="008C0FFD"/>
    <w:rsid w:val="008C42C3"/>
    <w:rsid w:val="008D2A9F"/>
    <w:rsid w:val="008D2EBC"/>
    <w:rsid w:val="008D462E"/>
    <w:rsid w:val="008D7A1F"/>
    <w:rsid w:val="008D7E7A"/>
    <w:rsid w:val="008E4599"/>
    <w:rsid w:val="008F1152"/>
    <w:rsid w:val="008F1EE3"/>
    <w:rsid w:val="008F7DA7"/>
    <w:rsid w:val="0090380E"/>
    <w:rsid w:val="0090434E"/>
    <w:rsid w:val="00915152"/>
    <w:rsid w:val="00920CAE"/>
    <w:rsid w:val="009228DB"/>
    <w:rsid w:val="00927B66"/>
    <w:rsid w:val="009449DB"/>
    <w:rsid w:val="00944B60"/>
    <w:rsid w:val="00950364"/>
    <w:rsid w:val="00960822"/>
    <w:rsid w:val="0096306A"/>
    <w:rsid w:val="009630C9"/>
    <w:rsid w:val="00965A1F"/>
    <w:rsid w:val="00966E11"/>
    <w:rsid w:val="009701F4"/>
    <w:rsid w:val="00976C47"/>
    <w:rsid w:val="00984211"/>
    <w:rsid w:val="00985576"/>
    <w:rsid w:val="0099179E"/>
    <w:rsid w:val="00992830"/>
    <w:rsid w:val="009A26FC"/>
    <w:rsid w:val="009A34EF"/>
    <w:rsid w:val="009A63FD"/>
    <w:rsid w:val="009B30D7"/>
    <w:rsid w:val="009C5D8E"/>
    <w:rsid w:val="009D53B4"/>
    <w:rsid w:val="009D71E5"/>
    <w:rsid w:val="009E5BA3"/>
    <w:rsid w:val="009E7577"/>
    <w:rsid w:val="009F077A"/>
    <w:rsid w:val="009F195B"/>
    <w:rsid w:val="009F1FAB"/>
    <w:rsid w:val="009F69FC"/>
    <w:rsid w:val="009F6E5E"/>
    <w:rsid w:val="00A00477"/>
    <w:rsid w:val="00A01925"/>
    <w:rsid w:val="00A10116"/>
    <w:rsid w:val="00A10B9D"/>
    <w:rsid w:val="00A17E96"/>
    <w:rsid w:val="00A267D4"/>
    <w:rsid w:val="00A26CAA"/>
    <w:rsid w:val="00A34FB9"/>
    <w:rsid w:val="00A467A9"/>
    <w:rsid w:val="00A533B6"/>
    <w:rsid w:val="00A63768"/>
    <w:rsid w:val="00A82D29"/>
    <w:rsid w:val="00A8595F"/>
    <w:rsid w:val="00AA0D09"/>
    <w:rsid w:val="00AA0D77"/>
    <w:rsid w:val="00AB035B"/>
    <w:rsid w:val="00AD3759"/>
    <w:rsid w:val="00AD3DD3"/>
    <w:rsid w:val="00AF150C"/>
    <w:rsid w:val="00AF2F76"/>
    <w:rsid w:val="00AF6EC5"/>
    <w:rsid w:val="00AF76DC"/>
    <w:rsid w:val="00B03EAF"/>
    <w:rsid w:val="00B1456C"/>
    <w:rsid w:val="00B225CB"/>
    <w:rsid w:val="00B23F13"/>
    <w:rsid w:val="00B244F2"/>
    <w:rsid w:val="00B2468D"/>
    <w:rsid w:val="00B26CA9"/>
    <w:rsid w:val="00B26CE5"/>
    <w:rsid w:val="00B42519"/>
    <w:rsid w:val="00B4284D"/>
    <w:rsid w:val="00B5192D"/>
    <w:rsid w:val="00B52339"/>
    <w:rsid w:val="00B53C8F"/>
    <w:rsid w:val="00B5657D"/>
    <w:rsid w:val="00B82D6C"/>
    <w:rsid w:val="00B831DD"/>
    <w:rsid w:val="00B9429C"/>
    <w:rsid w:val="00B94621"/>
    <w:rsid w:val="00B95C7E"/>
    <w:rsid w:val="00BA0F9D"/>
    <w:rsid w:val="00BC0152"/>
    <w:rsid w:val="00BC3F5B"/>
    <w:rsid w:val="00BC52DF"/>
    <w:rsid w:val="00BD5874"/>
    <w:rsid w:val="00BD6AD2"/>
    <w:rsid w:val="00BE026C"/>
    <w:rsid w:val="00BE76C5"/>
    <w:rsid w:val="00C0008E"/>
    <w:rsid w:val="00C01D65"/>
    <w:rsid w:val="00C04C73"/>
    <w:rsid w:val="00C05252"/>
    <w:rsid w:val="00C07FA3"/>
    <w:rsid w:val="00C102FA"/>
    <w:rsid w:val="00C16F0C"/>
    <w:rsid w:val="00C177FE"/>
    <w:rsid w:val="00C2246B"/>
    <w:rsid w:val="00C2301F"/>
    <w:rsid w:val="00C23650"/>
    <w:rsid w:val="00C23FB9"/>
    <w:rsid w:val="00C26CE7"/>
    <w:rsid w:val="00C34649"/>
    <w:rsid w:val="00C350B1"/>
    <w:rsid w:val="00C45A10"/>
    <w:rsid w:val="00C50B07"/>
    <w:rsid w:val="00C60357"/>
    <w:rsid w:val="00C652CD"/>
    <w:rsid w:val="00C667D6"/>
    <w:rsid w:val="00C66B49"/>
    <w:rsid w:val="00C81DCE"/>
    <w:rsid w:val="00C83057"/>
    <w:rsid w:val="00C86894"/>
    <w:rsid w:val="00C87D1B"/>
    <w:rsid w:val="00C93709"/>
    <w:rsid w:val="00CA09D0"/>
    <w:rsid w:val="00CA289D"/>
    <w:rsid w:val="00CA399E"/>
    <w:rsid w:val="00CB4B12"/>
    <w:rsid w:val="00CB675D"/>
    <w:rsid w:val="00CC0E74"/>
    <w:rsid w:val="00CC1737"/>
    <w:rsid w:val="00CC1C01"/>
    <w:rsid w:val="00CC3877"/>
    <w:rsid w:val="00CD07B0"/>
    <w:rsid w:val="00CD5006"/>
    <w:rsid w:val="00CF3E7E"/>
    <w:rsid w:val="00CF536E"/>
    <w:rsid w:val="00D04193"/>
    <w:rsid w:val="00D14FB4"/>
    <w:rsid w:val="00D33646"/>
    <w:rsid w:val="00D33EB2"/>
    <w:rsid w:val="00D34796"/>
    <w:rsid w:val="00D42AF9"/>
    <w:rsid w:val="00D43C38"/>
    <w:rsid w:val="00D4467E"/>
    <w:rsid w:val="00D54621"/>
    <w:rsid w:val="00D60D8B"/>
    <w:rsid w:val="00D7493A"/>
    <w:rsid w:val="00D751B6"/>
    <w:rsid w:val="00D75F13"/>
    <w:rsid w:val="00D8180D"/>
    <w:rsid w:val="00D931B6"/>
    <w:rsid w:val="00D97B31"/>
    <w:rsid w:val="00DA1EDD"/>
    <w:rsid w:val="00DA5CBE"/>
    <w:rsid w:val="00DB1B51"/>
    <w:rsid w:val="00DB2677"/>
    <w:rsid w:val="00DB4440"/>
    <w:rsid w:val="00DB71AB"/>
    <w:rsid w:val="00DC2CA2"/>
    <w:rsid w:val="00DD09B5"/>
    <w:rsid w:val="00DD16DC"/>
    <w:rsid w:val="00DD2918"/>
    <w:rsid w:val="00DD53B7"/>
    <w:rsid w:val="00DE26ED"/>
    <w:rsid w:val="00DE41A2"/>
    <w:rsid w:val="00DF1B58"/>
    <w:rsid w:val="00DF1B7A"/>
    <w:rsid w:val="00DF64CB"/>
    <w:rsid w:val="00E051FB"/>
    <w:rsid w:val="00E0634C"/>
    <w:rsid w:val="00E105BC"/>
    <w:rsid w:val="00E21B82"/>
    <w:rsid w:val="00E2425E"/>
    <w:rsid w:val="00E244E1"/>
    <w:rsid w:val="00E27DAF"/>
    <w:rsid w:val="00E3449E"/>
    <w:rsid w:val="00E464D3"/>
    <w:rsid w:val="00E5176C"/>
    <w:rsid w:val="00E534D0"/>
    <w:rsid w:val="00E56427"/>
    <w:rsid w:val="00E579F1"/>
    <w:rsid w:val="00E57D60"/>
    <w:rsid w:val="00E672DC"/>
    <w:rsid w:val="00E73410"/>
    <w:rsid w:val="00E7646A"/>
    <w:rsid w:val="00E76E92"/>
    <w:rsid w:val="00E82C13"/>
    <w:rsid w:val="00E944A0"/>
    <w:rsid w:val="00E95604"/>
    <w:rsid w:val="00E96D33"/>
    <w:rsid w:val="00EB0374"/>
    <w:rsid w:val="00EB1994"/>
    <w:rsid w:val="00EB4183"/>
    <w:rsid w:val="00EB7A24"/>
    <w:rsid w:val="00ED6EBC"/>
    <w:rsid w:val="00EE2310"/>
    <w:rsid w:val="00EE65D8"/>
    <w:rsid w:val="00EF443A"/>
    <w:rsid w:val="00F056D9"/>
    <w:rsid w:val="00F1291A"/>
    <w:rsid w:val="00F12DC2"/>
    <w:rsid w:val="00F13822"/>
    <w:rsid w:val="00F13C4B"/>
    <w:rsid w:val="00F1584A"/>
    <w:rsid w:val="00F17F4A"/>
    <w:rsid w:val="00F2572B"/>
    <w:rsid w:val="00F26AF5"/>
    <w:rsid w:val="00F31604"/>
    <w:rsid w:val="00F33A54"/>
    <w:rsid w:val="00F4121E"/>
    <w:rsid w:val="00F433C4"/>
    <w:rsid w:val="00F52D75"/>
    <w:rsid w:val="00F6515F"/>
    <w:rsid w:val="00F65D76"/>
    <w:rsid w:val="00F66947"/>
    <w:rsid w:val="00F671CD"/>
    <w:rsid w:val="00F74BB0"/>
    <w:rsid w:val="00F75165"/>
    <w:rsid w:val="00F839A8"/>
    <w:rsid w:val="00F83B9A"/>
    <w:rsid w:val="00F90610"/>
    <w:rsid w:val="00FA07DD"/>
    <w:rsid w:val="00FB1D48"/>
    <w:rsid w:val="00FB20E8"/>
    <w:rsid w:val="00FB7D8F"/>
    <w:rsid w:val="00FC013B"/>
    <w:rsid w:val="00FC1C8F"/>
    <w:rsid w:val="00FC79CC"/>
    <w:rsid w:val="00FD3113"/>
    <w:rsid w:val="00FD7354"/>
    <w:rsid w:val="00FE64CA"/>
    <w:rsid w:val="00FE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E5BC21"/>
  <w15:docId w15:val="{EF3BD999-AA19-40BF-BD78-8DCF8AF86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 w:cs="Arial"/>
      <w:sz w:val="21"/>
      <w:szCs w:val="21"/>
      <w:lang w:val="en-GB"/>
    </w:rPr>
  </w:style>
  <w:style w:type="paragraph" w:styleId="Heading1">
    <w:name w:val="heading 1"/>
    <w:basedOn w:val="Normal"/>
    <w:next w:val="Normal"/>
    <w:qFormat/>
    <w:pPr>
      <w:keepNext/>
      <w:spacing w:before="500"/>
      <w:jc w:val="center"/>
      <w:outlineLvl w:val="0"/>
    </w:pPr>
    <w:rPr>
      <w:rFonts w:ascii="Albertus Xb (W1)" w:hAnsi="Albertus Xb (W1)" w:cs="Albertus Xb (W1)"/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 w:val="24"/>
      <w:szCs w:val="24"/>
      <w:lang w:val="fr-FR"/>
    </w:rPr>
  </w:style>
  <w:style w:type="paragraph" w:styleId="Heading3">
    <w:name w:val="heading 3"/>
    <w:basedOn w:val="Normal"/>
    <w:next w:val="Normal"/>
    <w:qFormat/>
    <w:pPr>
      <w:keepNext/>
      <w:spacing w:before="700"/>
      <w:jc w:val="center"/>
      <w:outlineLvl w:val="2"/>
    </w:pPr>
    <w:rPr>
      <w:rFonts w:ascii="Albertus Xb (W1)" w:hAnsi="Albertus Xb (W1)" w:cs="Albertus Xb (W1)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16"/>
      <w:szCs w:val="16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1843"/>
        <w:tab w:val="right" w:leader="underscore" w:pos="9639"/>
      </w:tabs>
      <w:spacing w:line="360" w:lineRule="auto"/>
      <w:ind w:left="1843" w:hanging="1843"/>
      <w:jc w:val="center"/>
      <w:outlineLvl w:val="6"/>
    </w:pPr>
    <w:rPr>
      <w:b/>
      <w:bCs/>
      <w:sz w:val="24"/>
      <w:szCs w:val="24"/>
      <w:lang w:val="en-US"/>
    </w:rPr>
  </w:style>
  <w:style w:type="paragraph" w:styleId="Heading8">
    <w:name w:val="heading 8"/>
    <w:basedOn w:val="Normal"/>
    <w:next w:val="Normal"/>
    <w:qFormat/>
    <w:pPr>
      <w:keepNext/>
      <w:tabs>
        <w:tab w:val="left" w:pos="1418"/>
        <w:tab w:val="right" w:leader="underscore" w:pos="9639"/>
      </w:tabs>
      <w:spacing w:line="360" w:lineRule="auto"/>
      <w:jc w:val="both"/>
      <w:outlineLvl w:val="7"/>
    </w:pPr>
    <w:rPr>
      <w:b/>
      <w:bCs/>
      <w:sz w:val="24"/>
      <w:szCs w:val="24"/>
    </w:rPr>
  </w:style>
  <w:style w:type="paragraph" w:styleId="Heading9">
    <w:name w:val="heading 9"/>
    <w:basedOn w:val="Normal"/>
    <w:next w:val="Normal"/>
    <w:qFormat/>
    <w:pPr>
      <w:keepNext/>
      <w:tabs>
        <w:tab w:val="left" w:pos="1418"/>
        <w:tab w:val="right" w:leader="underscore" w:pos="9639"/>
      </w:tabs>
      <w:spacing w:line="360" w:lineRule="auto"/>
      <w:jc w:val="both"/>
      <w:outlineLvl w:val="8"/>
    </w:pPr>
    <w:rPr>
      <w:b/>
      <w:bCs/>
      <w:color w:val="0000FF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spacing w:after="200"/>
      <w:jc w:val="center"/>
    </w:pPr>
    <w:rPr>
      <w:b/>
      <w:bCs/>
      <w:sz w:val="36"/>
      <w:szCs w:val="36"/>
      <w:u w:val="single"/>
    </w:rPr>
  </w:style>
  <w:style w:type="paragraph" w:styleId="EnvelopeReturn">
    <w:name w:val="envelope return"/>
    <w:basedOn w:val="Normal"/>
    <w:pPr>
      <w:spacing w:before="120"/>
      <w:jc w:val="both"/>
    </w:pPr>
    <w:rPr>
      <w:sz w:val="20"/>
      <w:szCs w:val="20"/>
    </w:rPr>
  </w:style>
  <w:style w:type="paragraph" w:styleId="BodyTextIndent">
    <w:name w:val="Body Text Indent"/>
    <w:basedOn w:val="Normal"/>
    <w:pPr>
      <w:spacing w:before="120" w:after="120"/>
      <w:jc w:val="both"/>
    </w:pPr>
    <w:rPr>
      <w:sz w:val="19"/>
      <w:szCs w:val="19"/>
    </w:r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tabs>
        <w:tab w:val="left" w:pos="1418"/>
        <w:tab w:val="right" w:leader="underscore" w:pos="9639"/>
      </w:tabs>
      <w:spacing w:line="360" w:lineRule="auto"/>
      <w:jc w:val="both"/>
    </w:pPr>
    <w:rPr>
      <w:color w:val="0000FF"/>
      <w:sz w:val="20"/>
      <w:szCs w:val="20"/>
      <w:lang w:val="en-US"/>
    </w:rPr>
  </w:style>
  <w:style w:type="paragraph" w:styleId="BodyText3">
    <w:name w:val="Body Text 3"/>
    <w:basedOn w:val="Normal"/>
    <w:pPr>
      <w:tabs>
        <w:tab w:val="left" w:pos="1418"/>
        <w:tab w:val="right" w:leader="underscore" w:pos="9639"/>
      </w:tabs>
      <w:spacing w:line="360" w:lineRule="auto"/>
      <w:jc w:val="both"/>
    </w:pPr>
    <w:rPr>
      <w:rFonts w:ascii="Helv" w:hAnsi="Helv" w:cs="Helv"/>
      <w:color w:val="000000"/>
      <w:sz w:val="20"/>
      <w:szCs w:val="20"/>
      <w:lang w:val="en-US"/>
    </w:rPr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  <w:lang w:val="da-DK"/>
    </w:rPr>
  </w:style>
  <w:style w:type="paragraph" w:styleId="BalloonText">
    <w:name w:val="Balloon Text"/>
    <w:basedOn w:val="Normal"/>
    <w:semiHidden/>
    <w:rsid w:val="00DC2CA2"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038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703870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751B6"/>
    <w:pPr>
      <w:overflowPunct/>
      <w:autoSpaceDE/>
      <w:autoSpaceDN/>
      <w:adjustRightInd/>
      <w:spacing w:after="160" w:line="256" w:lineRule="auto"/>
      <w:ind w:left="720"/>
      <w:contextualSpacing/>
      <w:textAlignment w:val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CommentReference">
    <w:name w:val="annotation reference"/>
    <w:basedOn w:val="DefaultParagraphFont"/>
    <w:semiHidden/>
    <w:unhideWhenUsed/>
    <w:rsid w:val="000E7C31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0E7C3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E7C31"/>
    <w:rPr>
      <w:rFonts w:ascii="Arial" w:hAnsi="Arial" w:cs="Arial"/>
      <w:lang w:val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E7C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E7C31"/>
    <w:rPr>
      <w:rFonts w:ascii="Arial" w:hAnsi="Arial" w:cs="Arial"/>
      <w:b/>
      <w:bCs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255CD5"/>
    <w:rPr>
      <w:rFonts w:ascii="Arial" w:hAnsi="Arial" w:cs="Arial"/>
      <w:sz w:val="21"/>
      <w:szCs w:val="21"/>
      <w:lang w:val="en-GB"/>
    </w:rPr>
  </w:style>
  <w:style w:type="paragraph" w:customStyle="1" w:styleId="Default">
    <w:name w:val="Default"/>
    <w:rsid w:val="009449DB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IE"/>
    </w:rPr>
  </w:style>
  <w:style w:type="table" w:styleId="TableGrid">
    <w:name w:val="Table Grid"/>
    <w:basedOn w:val="TableNormal"/>
    <w:rsid w:val="000A0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sid w:val="00F26AF5"/>
    <w:rPr>
      <w:rFonts w:ascii="Arial" w:hAnsi="Arial" w:cs="Arial"/>
      <w:sz w:val="21"/>
      <w:szCs w:val="21"/>
      <w:lang w:val="en-GB"/>
    </w:rPr>
  </w:style>
  <w:style w:type="paragraph" w:styleId="Revision">
    <w:name w:val="Revision"/>
    <w:hidden/>
    <w:uiPriority w:val="99"/>
    <w:semiHidden/>
    <w:rsid w:val="00433E35"/>
    <w:rPr>
      <w:rFonts w:ascii="Arial" w:hAnsi="Arial" w:cs="Arial"/>
      <w:sz w:val="21"/>
      <w:szCs w:val="21"/>
      <w:lang w:val="en-GB"/>
    </w:rPr>
  </w:style>
  <w:style w:type="paragraph" w:styleId="FootnoteText">
    <w:name w:val="footnote text"/>
    <w:basedOn w:val="Normal"/>
    <w:link w:val="FootnoteTextChar"/>
    <w:semiHidden/>
    <w:unhideWhenUsed/>
    <w:rsid w:val="00190DE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190DEA"/>
    <w:rPr>
      <w:rFonts w:ascii="Arial" w:hAnsi="Arial" w:cs="Arial"/>
      <w:lang w:val="en-GB"/>
    </w:rPr>
  </w:style>
  <w:style w:type="character" w:styleId="FootnoteReference">
    <w:name w:val="footnote reference"/>
    <w:basedOn w:val="DefaultParagraphFont"/>
    <w:semiHidden/>
    <w:unhideWhenUsed/>
    <w:rsid w:val="00190DE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2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70642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5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9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01607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6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f:fields xmlns:f="http://schemas.fabasoft.com/folio/2007/fields" catsources="">
  <f:record>
    <f:field ref="BDBCFG_15_1700_FieldBDBSignatures" text="" multiline="true"/>
    <f:field ref="objname" text="04_GEN_MED IR_addressees_requirements column 2_draft_BSH (DE)_02-01-2024" edit="true"/>
  </f:record>
  <f:display text="Allgemein">
    <f:field ref="BDBCFG_15_1700_FieldBDBSignatures" text="Zeichnungsleiste chronologisch Zeichnungen (Datum der Zeichnung)"/>
    <f:field ref="objname" text="Name"/>
  </f:display>
</f:fields>
</file>

<file path=customXml/itemProps1.xml><?xml version="1.0" encoding="utf-8"?>
<ds:datastoreItem xmlns:ds="http://schemas.openxmlformats.org/officeDocument/2006/customXml" ds:itemID="{62DA2EFD-3F01-4DE9-9D3A-17A145D8F56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E8A9591-F074-446B-902F-511FF79C122F}">
  <ds:schemaRefs>
    <ds:schemaRef ds:uri="http://schemas.fabasoft.com/folio/2007/field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364</Words>
  <Characters>2076</Characters>
  <Application>Microsoft Office Word</Application>
  <DocSecurity>0</DocSecurity>
  <Lines>17</Lines>
  <Paragraphs>4</Paragraphs>
  <ScaleCrop>false</ScaleCrop>
  <HeadingPairs>
    <vt:vector size="8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  <vt:variant>
        <vt:lpstr>Titolo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4" baseType="lpstr">
      <vt:lpstr>«Title» «FirstName» «LastName»</vt:lpstr>
      <vt:lpstr>«Title» «FirstName» «LastName»</vt:lpstr>
      <vt:lpstr>«Title» «FirstName» «LastName»</vt:lpstr>
      <vt:lpstr>«Title» «FirstName» «LastName»</vt:lpstr>
    </vt:vector>
  </TitlesOfParts>
  <Company>EOTC</Company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«Title» «FirstName» «LastName»</dc:title>
  <dc:creator>Claudio ABBATE</dc:creator>
  <cp:lastModifiedBy>BROISSIN CAPO Francisco (EMSA)</cp:lastModifiedBy>
  <cp:revision>7</cp:revision>
  <cp:lastPrinted>2012-12-03T16:29:00Z</cp:lastPrinted>
  <dcterms:created xsi:type="dcterms:W3CDTF">2026-04-09T08:52:00Z</dcterms:created>
  <dcterms:modified xsi:type="dcterms:W3CDTF">2026-04-24T12:38:00Z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75487-42af-4492-84fe-2b4054e011bd_Enabled">
    <vt:lpwstr>true</vt:lpwstr>
  </property>
  <property fmtid="{D5CDD505-2E9C-101B-9397-08002B2CF9AE}" pid="3" name="MSIP_Label_a6175487-42af-4492-84fe-2b4054e011bd_SetDate">
    <vt:lpwstr>2020-10-13T11:27:07Z</vt:lpwstr>
  </property>
  <property fmtid="{D5CDD505-2E9C-101B-9397-08002B2CF9AE}" pid="4" name="MSIP_Label_a6175487-42af-4492-84fe-2b4054e011bd_Method">
    <vt:lpwstr>Privileged</vt:lpwstr>
  </property>
  <property fmtid="{D5CDD505-2E9C-101B-9397-08002B2CF9AE}" pid="5" name="MSIP_Label_a6175487-42af-4492-84fe-2b4054e011bd_Name">
    <vt:lpwstr>Public</vt:lpwstr>
  </property>
  <property fmtid="{D5CDD505-2E9C-101B-9397-08002B2CF9AE}" pid="6" name="MSIP_Label_a6175487-42af-4492-84fe-2b4054e011bd_SiteId">
    <vt:lpwstr>76e3e3ff-fce0-45ec-a946-bc44d69a9b7e</vt:lpwstr>
  </property>
  <property fmtid="{D5CDD505-2E9C-101B-9397-08002B2CF9AE}" pid="7" name="MSIP_Label_a6175487-42af-4492-84fe-2b4054e011bd_ActionId">
    <vt:lpwstr>339f1789-14ba-4426-bd39-000067556719</vt:lpwstr>
  </property>
  <property fmtid="{D5CDD505-2E9C-101B-9397-08002B2CF9AE}" pid="8" name="MSIP_Label_a6175487-42af-4492-84fe-2b4054e011bd_ContentBits">
    <vt:lpwstr>0</vt:lpwstr>
  </property>
  <property fmtid="{D5CDD505-2E9C-101B-9397-08002B2CF9AE}" pid="9" name="MSIP_Label_6bd9ddd1-4d20-43f6-abfa-fc3c07406f94_Enabled">
    <vt:lpwstr>true</vt:lpwstr>
  </property>
  <property fmtid="{D5CDD505-2E9C-101B-9397-08002B2CF9AE}" pid="10" name="MSIP_Label_6bd9ddd1-4d20-43f6-abfa-fc3c07406f94_SetDate">
    <vt:lpwstr>2023-12-22T16:44:21Z</vt:lpwstr>
  </property>
  <property fmtid="{D5CDD505-2E9C-101B-9397-08002B2CF9AE}" pid="11" name="MSIP_Label_6bd9ddd1-4d20-43f6-abfa-fc3c07406f94_Method">
    <vt:lpwstr>Standard</vt:lpwstr>
  </property>
  <property fmtid="{D5CDD505-2E9C-101B-9397-08002B2CF9AE}" pid="12" name="MSIP_Label_6bd9ddd1-4d20-43f6-abfa-fc3c07406f94_Name">
    <vt:lpwstr>Commission Use</vt:lpwstr>
  </property>
  <property fmtid="{D5CDD505-2E9C-101B-9397-08002B2CF9AE}" pid="13" name="MSIP_Label_6bd9ddd1-4d20-43f6-abfa-fc3c07406f94_SiteId">
    <vt:lpwstr>b24c8b06-522c-46fe-9080-70926f8dddb1</vt:lpwstr>
  </property>
  <property fmtid="{D5CDD505-2E9C-101B-9397-08002B2CF9AE}" pid="14" name="MSIP_Label_6bd9ddd1-4d20-43f6-abfa-fc3c07406f94_ActionId">
    <vt:lpwstr>9d58f111-5719-44a0-b962-bea0f78e8394</vt:lpwstr>
  </property>
  <property fmtid="{D5CDD505-2E9C-101B-9397-08002B2CF9AE}" pid="15" name="MSIP_Label_6bd9ddd1-4d20-43f6-abfa-fc3c07406f94_ContentBits">
    <vt:lpwstr>0</vt:lpwstr>
  </property>
  <property fmtid="{D5CDD505-2E9C-101B-9397-08002B2CF9AE}" pid="16" name="FSC#BDBCFG@15.1700:InchargeUser">
    <vt:lpwstr/>
  </property>
  <property fmtid="{D5CDD505-2E9C-101B-9397-08002B2CF9AE}" pid="17" name="FSC#BDBCFG@15.1700:InchargeOrganisation">
    <vt:lpwstr/>
  </property>
  <property fmtid="{D5CDD505-2E9C-101B-9397-08002B2CF9AE}" pid="18" name="FSC#BDBCFG@15.1700:InchargePosition">
    <vt:lpwstr/>
  </property>
  <property fmtid="{D5CDD505-2E9C-101B-9397-08002B2CF9AE}" pid="19" name="FSC#BDBCFG@15.1700:VS-NfD">
    <vt:lpwstr/>
  </property>
  <property fmtid="{D5CDD505-2E9C-101B-9397-08002B2CF9AE}" pid="20" name="FSC#BDBCFG@15.1700:dpaddrdate">
    <vt:lpwstr/>
  </property>
  <property fmtid="{D5CDD505-2E9C-101B-9397-08002B2CF9AE}" pid="21" name="FSC#BDBCFG@15.1700:SignApprobationBy">
    <vt:lpwstr/>
  </property>
  <property fmtid="{D5CDD505-2E9C-101B-9397-08002B2CF9AE}" pid="22" name="FSC#BDBCFG@15.1700:SignApprobationAt">
    <vt:lpwstr/>
  </property>
  <property fmtid="{D5CDD505-2E9C-101B-9397-08002B2CF9AE}" pid="23" name="FSC#BDBCFG@15.1700:SignApprobationByRole">
    <vt:lpwstr/>
  </property>
  <property fmtid="{D5CDD505-2E9C-101B-9397-08002B2CF9AE}" pid="24" name="FSC#BDBCFG@15.1700:SignApprobationByGroup">
    <vt:lpwstr/>
  </property>
  <property fmtid="{D5CDD505-2E9C-101B-9397-08002B2CF9AE}" pid="25" name="FSC#BDBCFG@15.1700:ProcRespOrgShort">
    <vt:lpwstr/>
  </property>
  <property fmtid="{D5CDD505-2E9C-101B-9397-08002B2CF9AE}" pid="26" name="FSC#COOELAK@1.1001:Subject">
    <vt:lpwstr/>
  </property>
  <property fmtid="{D5CDD505-2E9C-101B-9397-08002B2CF9AE}" pid="27" name="FSC#COOELAK@1.1001:FileReference">
    <vt:lpwstr/>
  </property>
  <property fmtid="{D5CDD505-2E9C-101B-9397-08002B2CF9AE}" pid="28" name="FSC#COOELAK@1.1001:FileRefOU">
    <vt:lpwstr/>
  </property>
  <property fmtid="{D5CDD505-2E9C-101B-9397-08002B2CF9AE}" pid="29" name="FSC#COOELAK@1.1001:Owner">
    <vt:lpwstr>S2303a</vt:lpwstr>
  </property>
  <property fmtid="{D5CDD505-2E9C-101B-9397-08002B2CF9AE}" pid="30" name="FSC#COOELAK@1.1001:OwnerExtension">
    <vt:lpwstr>7233</vt:lpwstr>
  </property>
  <property fmtid="{D5CDD505-2E9C-101B-9397-08002B2CF9AE}" pid="31" name="FSC#COOELAK@1.1001:OwnerFaxExtension">
    <vt:lpwstr/>
  </property>
  <property fmtid="{D5CDD505-2E9C-101B-9397-08002B2CF9AE}" pid="32" name="FSC#COOELAK@1.1001:DispatchedBy">
    <vt:lpwstr/>
  </property>
  <property fmtid="{D5CDD505-2E9C-101B-9397-08002B2CF9AE}" pid="33" name="FSC#COOELAK@1.1001:DispatchedAt">
    <vt:lpwstr/>
  </property>
  <property fmtid="{D5CDD505-2E9C-101B-9397-08002B2CF9AE}" pid="34" name="FSC#COOELAK@1.1001:CreatedAt">
    <vt:lpwstr>02.01.2024</vt:lpwstr>
  </property>
  <property fmtid="{D5CDD505-2E9C-101B-9397-08002B2CF9AE}" pid="35" name="FSC#COOELAK@1.1001:OU">
    <vt:lpwstr>S23 (Marktüberwachung, Aufsicht über Benannte Stellen)</vt:lpwstr>
  </property>
  <property fmtid="{D5CDD505-2E9C-101B-9397-08002B2CF9AE}" pid="36" name="FSC#COOELAK@1.1001:ObjBarCode">
    <vt:lpwstr>*COO.7022.100.2.3351594*</vt:lpwstr>
  </property>
  <property fmtid="{D5CDD505-2E9C-101B-9397-08002B2CF9AE}" pid="37" name="FSC#COOELAK@1.1001:RefBarCode">
    <vt:lpwstr/>
  </property>
  <property fmtid="{D5CDD505-2E9C-101B-9397-08002B2CF9AE}" pid="38" name="FSC#COOELAK@1.1001:FileRefBarCode">
    <vt:lpwstr>**</vt:lpwstr>
  </property>
  <property fmtid="{D5CDD505-2E9C-101B-9397-08002B2CF9AE}" pid="39" name="FSC#COOELAK@1.1001:ExternalRef">
    <vt:lpwstr/>
  </property>
  <property fmtid="{D5CDD505-2E9C-101B-9397-08002B2CF9AE}" pid="40" name="FSC#COOELAK@1.1001:CurrentUserRolePos">
    <vt:lpwstr>Leitung</vt:lpwstr>
  </property>
  <property fmtid="{D5CDD505-2E9C-101B-9397-08002B2CF9AE}" pid="41" name="FSC#COOELAK@1.1001:CurrentUserEmail">
    <vt:lpwstr>ingolf.eckert@bsh.de</vt:lpwstr>
  </property>
  <property fmtid="{D5CDD505-2E9C-101B-9397-08002B2CF9AE}" pid="42" name="FSC#ATSTATECFG@1.1001:Office">
    <vt:lpwstr/>
  </property>
  <property fmtid="{D5CDD505-2E9C-101B-9397-08002B2CF9AE}" pid="43" name="FSC#ATSTATECFG@1.1001:SubfileDate">
    <vt:lpwstr/>
  </property>
  <property fmtid="{D5CDD505-2E9C-101B-9397-08002B2CF9AE}" pid="44" name="FSC#ATSTATECFG@1.1001:SubfileSubject">
    <vt:lpwstr/>
  </property>
  <property fmtid="{D5CDD505-2E9C-101B-9397-08002B2CF9AE}" pid="45" name="FSC#ATSTATECFG@1.1001:SubfileReference">
    <vt:lpwstr/>
  </property>
  <property fmtid="{D5CDD505-2E9C-101B-9397-08002B2CF9AE}" pid="46" name="FSC#COOELAK@1.1001:replyreference">
    <vt:lpwstr/>
  </property>
  <property fmtid="{D5CDD505-2E9C-101B-9397-08002B2CF9AE}" pid="47" name="FSC#COOELAK@1.1001:FileRefOULong">
    <vt:lpwstr/>
  </property>
  <property fmtid="{D5CDD505-2E9C-101B-9397-08002B2CF9AE}" pid="48" name="FSC#FSCGOVDE@1.1001:ProcedureReference">
    <vt:lpwstr/>
  </property>
  <property fmtid="{D5CDD505-2E9C-101B-9397-08002B2CF9AE}" pid="49" name="FSC#FSCGOVDE@1.1001:FileSubject">
    <vt:lpwstr/>
  </property>
  <property fmtid="{D5CDD505-2E9C-101B-9397-08002B2CF9AE}" pid="50" name="FSC#FSCGOVDE@1.1001:ProcedureSubject">
    <vt:lpwstr/>
  </property>
  <property fmtid="{D5CDD505-2E9C-101B-9397-08002B2CF9AE}" pid="51" name="FSC#FSCGOVDE@1.1001:SignFinalVersionBy">
    <vt:lpwstr/>
  </property>
  <property fmtid="{D5CDD505-2E9C-101B-9397-08002B2CF9AE}" pid="52" name="FSC#FSCGOVDE@1.1001:SignFinalVersionAt">
    <vt:lpwstr/>
  </property>
  <property fmtid="{D5CDD505-2E9C-101B-9397-08002B2CF9AE}" pid="53" name="FSC#FSCGOVDE@1.1001:ProcedureRefBarCode">
    <vt:lpwstr/>
  </property>
  <property fmtid="{D5CDD505-2E9C-101B-9397-08002B2CF9AE}" pid="54" name="FSC#FSCGOVDE@1.1001:DocumentSubj">
    <vt:lpwstr/>
  </property>
  <property fmtid="{D5CDD505-2E9C-101B-9397-08002B2CF9AE}" pid="55" name="FSC#DEPRECONFIG@15.1001:DocumentTitle">
    <vt:lpwstr/>
  </property>
  <property fmtid="{D5CDD505-2E9C-101B-9397-08002B2CF9AE}" pid="56" name="FSC#DEPRECONFIG@15.1001:ProcedureTitle">
    <vt:lpwstr/>
  </property>
  <property fmtid="{D5CDD505-2E9C-101B-9397-08002B2CF9AE}" pid="57" name="FSC#DEPRECONFIG@15.1001:AuthorTitle">
    <vt:lpwstr/>
  </property>
  <property fmtid="{D5CDD505-2E9C-101B-9397-08002B2CF9AE}" pid="58" name="FSC#DEPRECONFIG@15.1001:AuthorSalution">
    <vt:lpwstr/>
  </property>
  <property fmtid="{D5CDD505-2E9C-101B-9397-08002B2CF9AE}" pid="59" name="FSC#DEPRECONFIG@15.1001:AuthorName">
    <vt:lpwstr>S2301</vt:lpwstr>
  </property>
  <property fmtid="{D5CDD505-2E9C-101B-9397-08002B2CF9AE}" pid="60" name="FSC#DEPRECONFIG@15.1001:AuthorMail">
    <vt:lpwstr>SvenHendrik.vanLeusen@bsh.de</vt:lpwstr>
  </property>
  <property fmtid="{D5CDD505-2E9C-101B-9397-08002B2CF9AE}" pid="61" name="FSC#DEPRECONFIG@15.1001:AuthorTelephone">
    <vt:lpwstr>+49 (0)40 3190-7231</vt:lpwstr>
  </property>
  <property fmtid="{D5CDD505-2E9C-101B-9397-08002B2CF9AE}" pid="62" name="FSC#DEPRECONFIG@15.1001:AuthorFax">
    <vt:lpwstr/>
  </property>
  <property fmtid="{D5CDD505-2E9C-101B-9397-08002B2CF9AE}" pid="63" name="FSC#DEPRECONFIG@15.1001:AuthorOE">
    <vt:lpwstr>S23 (Marktüberwachung, Aufsicht über Benannte Stellen)</vt:lpwstr>
  </property>
  <property fmtid="{D5CDD505-2E9C-101B-9397-08002B2CF9AE}" pid="64" name="MSIP_Label_57c84fa2-b2bb-403e-b8d4-2e71c559e792_Enabled">
    <vt:lpwstr>true</vt:lpwstr>
  </property>
  <property fmtid="{D5CDD505-2E9C-101B-9397-08002B2CF9AE}" pid="65" name="MSIP_Label_57c84fa2-b2bb-403e-b8d4-2e71c559e792_SetDate">
    <vt:lpwstr>2025-09-09T13:51:24Z</vt:lpwstr>
  </property>
  <property fmtid="{D5CDD505-2E9C-101B-9397-08002B2CF9AE}" pid="66" name="MSIP_Label_57c84fa2-b2bb-403e-b8d4-2e71c559e792_Method">
    <vt:lpwstr>Privileged</vt:lpwstr>
  </property>
  <property fmtid="{D5CDD505-2E9C-101B-9397-08002B2CF9AE}" pid="67" name="MSIP_Label_57c84fa2-b2bb-403e-b8d4-2e71c559e792_Name">
    <vt:lpwstr>DNV_Open</vt:lpwstr>
  </property>
  <property fmtid="{D5CDD505-2E9C-101B-9397-08002B2CF9AE}" pid="68" name="MSIP_Label_57c84fa2-b2bb-403e-b8d4-2e71c559e792_SiteId">
    <vt:lpwstr>adf10e2b-b6e9-41d6-be2f-c12bb566019c</vt:lpwstr>
  </property>
  <property fmtid="{D5CDD505-2E9C-101B-9397-08002B2CF9AE}" pid="69" name="MSIP_Label_57c84fa2-b2bb-403e-b8d4-2e71c559e792_ActionId">
    <vt:lpwstr>e1695714-ddaf-473a-a136-93ddd1e1f081</vt:lpwstr>
  </property>
  <property fmtid="{D5CDD505-2E9C-101B-9397-08002B2CF9AE}" pid="70" name="MSIP_Label_57c84fa2-b2bb-403e-b8d4-2e71c559e792_ContentBits">
    <vt:lpwstr>0</vt:lpwstr>
  </property>
  <property fmtid="{D5CDD505-2E9C-101B-9397-08002B2CF9AE}" pid="71" name="MSIP_Label_57c84fa2-b2bb-403e-b8d4-2e71c559e792_Tag">
    <vt:lpwstr>10, 0, 1, 1</vt:lpwstr>
  </property>
</Properties>
</file>